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300AF87D" w14:textId="1CCE8BAB" w:rsidR="005111C3" w:rsidRDefault="00691D1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12235540" w:history="1">
            <w:r w:rsidR="005111C3" w:rsidRPr="00344E65">
              <w:rPr>
                <w:rStyle w:val="Hyperlink"/>
                <w:noProof/>
              </w:rPr>
              <w:t>Key points:</w:t>
            </w:r>
            <w:r w:rsidR="005111C3">
              <w:rPr>
                <w:noProof/>
                <w:webHidden/>
              </w:rPr>
              <w:tab/>
            </w:r>
            <w:r w:rsidR="005111C3">
              <w:rPr>
                <w:noProof/>
                <w:webHidden/>
              </w:rPr>
              <w:fldChar w:fldCharType="begin"/>
            </w:r>
            <w:r w:rsidR="005111C3">
              <w:rPr>
                <w:noProof/>
                <w:webHidden/>
              </w:rPr>
              <w:instrText xml:space="preserve"> PAGEREF _Toc212235540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2FEBAE99" w14:textId="1CB58BA8" w:rsidR="005111C3" w:rsidRDefault="00E45DB6">
          <w:pPr>
            <w:pStyle w:val="TOC1"/>
            <w:tabs>
              <w:tab w:val="right" w:leader="dot" w:pos="9350"/>
            </w:tabs>
            <w:rPr>
              <w:rFonts w:eastAsiaTheme="minorEastAsia"/>
              <w:noProof/>
              <w:sz w:val="22"/>
            </w:rPr>
          </w:pPr>
          <w:hyperlink w:anchor="_Toc212235541" w:history="1">
            <w:r w:rsidR="005111C3" w:rsidRPr="00344E65">
              <w:rPr>
                <w:rStyle w:val="Hyperlink"/>
                <w:bCs/>
                <w:noProof/>
              </w:rPr>
              <w:t>Char Datatype:</w:t>
            </w:r>
            <w:r w:rsidR="005111C3">
              <w:rPr>
                <w:noProof/>
                <w:webHidden/>
              </w:rPr>
              <w:tab/>
            </w:r>
            <w:r w:rsidR="005111C3">
              <w:rPr>
                <w:noProof/>
                <w:webHidden/>
              </w:rPr>
              <w:fldChar w:fldCharType="begin"/>
            </w:r>
            <w:r w:rsidR="005111C3">
              <w:rPr>
                <w:noProof/>
                <w:webHidden/>
              </w:rPr>
              <w:instrText xml:space="preserve"> PAGEREF _Toc212235541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7F95FF97" w14:textId="2D271909" w:rsidR="005111C3" w:rsidRDefault="00E45DB6">
          <w:pPr>
            <w:pStyle w:val="TOC1"/>
            <w:tabs>
              <w:tab w:val="right" w:leader="dot" w:pos="9350"/>
            </w:tabs>
            <w:rPr>
              <w:rFonts w:eastAsiaTheme="minorEastAsia"/>
              <w:noProof/>
              <w:sz w:val="22"/>
            </w:rPr>
          </w:pPr>
          <w:hyperlink w:anchor="_Toc212235542" w:history="1">
            <w:r w:rsidR="005111C3" w:rsidRPr="00344E65">
              <w:rPr>
                <w:rStyle w:val="Hyperlink"/>
                <w:bCs/>
                <w:noProof/>
              </w:rPr>
              <w:t>Numeric Datatype:</w:t>
            </w:r>
            <w:r w:rsidR="005111C3">
              <w:rPr>
                <w:noProof/>
                <w:webHidden/>
              </w:rPr>
              <w:tab/>
            </w:r>
            <w:r w:rsidR="005111C3">
              <w:rPr>
                <w:noProof/>
                <w:webHidden/>
              </w:rPr>
              <w:fldChar w:fldCharType="begin"/>
            </w:r>
            <w:r w:rsidR="005111C3">
              <w:rPr>
                <w:noProof/>
                <w:webHidden/>
              </w:rPr>
              <w:instrText xml:space="preserve"> PAGEREF _Toc212235542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387B4628" w14:textId="621ACA24" w:rsidR="005111C3" w:rsidRDefault="00E45DB6">
          <w:pPr>
            <w:pStyle w:val="TOC1"/>
            <w:tabs>
              <w:tab w:val="right" w:leader="dot" w:pos="9350"/>
            </w:tabs>
            <w:rPr>
              <w:rFonts w:eastAsiaTheme="minorEastAsia"/>
              <w:noProof/>
              <w:sz w:val="22"/>
            </w:rPr>
          </w:pPr>
          <w:hyperlink w:anchor="_Toc212235543" w:history="1">
            <w:r w:rsidR="005111C3" w:rsidRPr="00344E65">
              <w:rPr>
                <w:rStyle w:val="Hyperlink"/>
                <w:bCs/>
                <w:noProof/>
              </w:rPr>
              <w:t>Long Datatype:</w:t>
            </w:r>
            <w:r w:rsidR="005111C3">
              <w:rPr>
                <w:noProof/>
                <w:webHidden/>
              </w:rPr>
              <w:tab/>
            </w:r>
            <w:r w:rsidR="005111C3">
              <w:rPr>
                <w:noProof/>
                <w:webHidden/>
              </w:rPr>
              <w:fldChar w:fldCharType="begin"/>
            </w:r>
            <w:r w:rsidR="005111C3">
              <w:rPr>
                <w:noProof/>
                <w:webHidden/>
              </w:rPr>
              <w:instrText xml:space="preserve"> PAGEREF _Toc212235543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6C3F4193" w14:textId="69FC27D4" w:rsidR="005111C3" w:rsidRDefault="00E45DB6">
          <w:pPr>
            <w:pStyle w:val="TOC1"/>
            <w:tabs>
              <w:tab w:val="right" w:leader="dot" w:pos="9350"/>
            </w:tabs>
            <w:rPr>
              <w:rFonts w:eastAsiaTheme="minorEastAsia"/>
              <w:noProof/>
              <w:sz w:val="22"/>
            </w:rPr>
          </w:pPr>
          <w:hyperlink w:anchor="_Toc212235544" w:history="1">
            <w:r w:rsidR="005111C3" w:rsidRPr="00344E65">
              <w:rPr>
                <w:rStyle w:val="Hyperlink"/>
                <w:bCs/>
                <w:noProof/>
              </w:rPr>
              <w:t>Date Datatype:</w:t>
            </w:r>
            <w:r w:rsidR="005111C3">
              <w:rPr>
                <w:noProof/>
                <w:webHidden/>
              </w:rPr>
              <w:tab/>
            </w:r>
            <w:r w:rsidR="005111C3">
              <w:rPr>
                <w:noProof/>
                <w:webHidden/>
              </w:rPr>
              <w:fldChar w:fldCharType="begin"/>
            </w:r>
            <w:r w:rsidR="005111C3">
              <w:rPr>
                <w:noProof/>
                <w:webHidden/>
              </w:rPr>
              <w:instrText xml:space="preserve"> PAGEREF _Toc212235544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51C38476" w14:textId="3805A4FA" w:rsidR="005111C3" w:rsidRDefault="00E45DB6">
          <w:pPr>
            <w:pStyle w:val="TOC1"/>
            <w:tabs>
              <w:tab w:val="right" w:leader="dot" w:pos="9350"/>
            </w:tabs>
            <w:rPr>
              <w:rFonts w:eastAsiaTheme="minorEastAsia"/>
              <w:noProof/>
              <w:sz w:val="22"/>
            </w:rPr>
          </w:pPr>
          <w:hyperlink w:anchor="_Toc212235545" w:history="1">
            <w:r w:rsidR="005111C3" w:rsidRPr="00344E65">
              <w:rPr>
                <w:rStyle w:val="Hyperlink"/>
                <w:noProof/>
              </w:rPr>
              <w:t>RAW Datatype</w:t>
            </w:r>
            <w:r w:rsidR="005111C3">
              <w:rPr>
                <w:noProof/>
                <w:webHidden/>
              </w:rPr>
              <w:tab/>
            </w:r>
            <w:r w:rsidR="005111C3">
              <w:rPr>
                <w:noProof/>
                <w:webHidden/>
              </w:rPr>
              <w:fldChar w:fldCharType="begin"/>
            </w:r>
            <w:r w:rsidR="005111C3">
              <w:rPr>
                <w:noProof/>
                <w:webHidden/>
              </w:rPr>
              <w:instrText xml:space="preserve"> PAGEREF _Toc212235545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54BD779C" w14:textId="0F8B0236" w:rsidR="005111C3" w:rsidRDefault="00E45DB6">
          <w:pPr>
            <w:pStyle w:val="TOC1"/>
            <w:tabs>
              <w:tab w:val="right" w:leader="dot" w:pos="9350"/>
            </w:tabs>
            <w:rPr>
              <w:rFonts w:eastAsiaTheme="minorEastAsia"/>
              <w:noProof/>
              <w:sz w:val="22"/>
            </w:rPr>
          </w:pPr>
          <w:hyperlink w:anchor="_Toc212235546" w:history="1">
            <w:r w:rsidR="005111C3" w:rsidRPr="00344E65">
              <w:rPr>
                <w:rStyle w:val="Hyperlink"/>
                <w:noProof/>
              </w:rPr>
              <w:t>ROW ID DATATYPE</w:t>
            </w:r>
            <w:r w:rsidR="005111C3">
              <w:rPr>
                <w:noProof/>
                <w:webHidden/>
              </w:rPr>
              <w:tab/>
            </w:r>
            <w:r w:rsidR="005111C3">
              <w:rPr>
                <w:noProof/>
                <w:webHidden/>
              </w:rPr>
              <w:fldChar w:fldCharType="begin"/>
            </w:r>
            <w:r w:rsidR="005111C3">
              <w:rPr>
                <w:noProof/>
                <w:webHidden/>
              </w:rPr>
              <w:instrText xml:space="preserve"> PAGEREF _Toc212235546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03A28639" w14:textId="37E4F7DA" w:rsidR="005111C3" w:rsidRDefault="00E45DB6">
          <w:pPr>
            <w:pStyle w:val="TOC1"/>
            <w:tabs>
              <w:tab w:val="right" w:leader="dot" w:pos="9350"/>
            </w:tabs>
            <w:rPr>
              <w:rFonts w:eastAsiaTheme="minorEastAsia"/>
              <w:noProof/>
              <w:sz w:val="22"/>
            </w:rPr>
          </w:pPr>
          <w:hyperlink w:anchor="_Toc212235547" w:history="1">
            <w:r w:rsidR="005111C3" w:rsidRPr="00344E65">
              <w:rPr>
                <w:rStyle w:val="Hyperlink"/>
                <w:noProof/>
              </w:rPr>
              <w:t>Classification of SQL Statement.</w:t>
            </w:r>
            <w:r w:rsidR="005111C3">
              <w:rPr>
                <w:noProof/>
                <w:webHidden/>
              </w:rPr>
              <w:tab/>
            </w:r>
            <w:r w:rsidR="005111C3">
              <w:rPr>
                <w:noProof/>
                <w:webHidden/>
              </w:rPr>
              <w:fldChar w:fldCharType="begin"/>
            </w:r>
            <w:r w:rsidR="005111C3">
              <w:rPr>
                <w:noProof/>
                <w:webHidden/>
              </w:rPr>
              <w:instrText xml:space="preserve"> PAGEREF _Toc212235547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0D03F76D" w14:textId="00B9CB87" w:rsidR="005111C3" w:rsidRDefault="00E45DB6">
          <w:pPr>
            <w:pStyle w:val="TOC1"/>
            <w:tabs>
              <w:tab w:val="right" w:leader="dot" w:pos="9350"/>
            </w:tabs>
            <w:rPr>
              <w:rFonts w:eastAsiaTheme="minorEastAsia"/>
              <w:noProof/>
              <w:sz w:val="22"/>
            </w:rPr>
          </w:pPr>
          <w:hyperlink w:anchor="_Toc212235548" w:history="1">
            <w:r w:rsidR="005111C3" w:rsidRPr="00344E65">
              <w:rPr>
                <w:rStyle w:val="Hyperlink"/>
                <w:noProof/>
              </w:rPr>
              <w:t>Constraints</w:t>
            </w:r>
            <w:r w:rsidR="005111C3">
              <w:rPr>
                <w:noProof/>
                <w:webHidden/>
              </w:rPr>
              <w:tab/>
            </w:r>
            <w:r w:rsidR="005111C3">
              <w:rPr>
                <w:noProof/>
                <w:webHidden/>
              </w:rPr>
              <w:fldChar w:fldCharType="begin"/>
            </w:r>
            <w:r w:rsidR="005111C3">
              <w:rPr>
                <w:noProof/>
                <w:webHidden/>
              </w:rPr>
              <w:instrText xml:space="preserve"> PAGEREF _Toc212235548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6C37C558" w14:textId="373C9277" w:rsidR="005111C3" w:rsidRDefault="00E45DB6">
          <w:pPr>
            <w:pStyle w:val="TOC1"/>
            <w:tabs>
              <w:tab w:val="right" w:leader="dot" w:pos="9350"/>
            </w:tabs>
            <w:rPr>
              <w:rFonts w:eastAsiaTheme="minorEastAsia"/>
              <w:noProof/>
              <w:sz w:val="22"/>
            </w:rPr>
          </w:pPr>
          <w:hyperlink w:anchor="_Toc212235549" w:history="1">
            <w:r w:rsidR="005111C3" w:rsidRPr="00344E65">
              <w:rPr>
                <w:rStyle w:val="Hyperlink"/>
                <w:noProof/>
              </w:rPr>
              <w:t>Grants and Revoke (DCL)</w:t>
            </w:r>
            <w:r w:rsidR="005111C3">
              <w:rPr>
                <w:noProof/>
                <w:webHidden/>
              </w:rPr>
              <w:tab/>
            </w:r>
            <w:r w:rsidR="005111C3">
              <w:rPr>
                <w:noProof/>
                <w:webHidden/>
              </w:rPr>
              <w:fldChar w:fldCharType="begin"/>
            </w:r>
            <w:r w:rsidR="005111C3">
              <w:rPr>
                <w:noProof/>
                <w:webHidden/>
              </w:rPr>
              <w:instrText xml:space="preserve"> PAGEREF _Toc212235549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329ABC60" w14:textId="575FF89E" w:rsidR="005111C3" w:rsidRDefault="00E45DB6">
          <w:pPr>
            <w:pStyle w:val="TOC1"/>
            <w:tabs>
              <w:tab w:val="right" w:leader="dot" w:pos="9350"/>
            </w:tabs>
            <w:rPr>
              <w:rFonts w:eastAsiaTheme="minorEastAsia"/>
              <w:noProof/>
              <w:sz w:val="22"/>
            </w:rPr>
          </w:pPr>
          <w:hyperlink w:anchor="_Toc212235550" w:history="1">
            <w:r w:rsidR="005111C3" w:rsidRPr="00344E65">
              <w:rPr>
                <w:rStyle w:val="Hyperlink"/>
                <w:noProof/>
              </w:rPr>
              <w:t>Comments</w:t>
            </w:r>
            <w:r w:rsidR="005111C3">
              <w:rPr>
                <w:noProof/>
                <w:webHidden/>
              </w:rPr>
              <w:tab/>
            </w:r>
            <w:r w:rsidR="005111C3">
              <w:rPr>
                <w:noProof/>
                <w:webHidden/>
              </w:rPr>
              <w:fldChar w:fldCharType="begin"/>
            </w:r>
            <w:r w:rsidR="005111C3">
              <w:rPr>
                <w:noProof/>
                <w:webHidden/>
              </w:rPr>
              <w:instrText xml:space="preserve"> PAGEREF _Toc212235550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75398F01" w14:textId="4B7D9CC5" w:rsidR="005111C3" w:rsidRDefault="00E45DB6">
          <w:pPr>
            <w:pStyle w:val="TOC1"/>
            <w:tabs>
              <w:tab w:val="right" w:leader="dot" w:pos="9350"/>
            </w:tabs>
            <w:rPr>
              <w:rFonts w:eastAsiaTheme="minorEastAsia"/>
              <w:noProof/>
              <w:sz w:val="22"/>
            </w:rPr>
          </w:pPr>
          <w:hyperlink w:anchor="_Toc212235551" w:history="1">
            <w:r w:rsidR="005111C3" w:rsidRPr="00344E65">
              <w:rPr>
                <w:rStyle w:val="Hyperlink"/>
                <w:noProof/>
              </w:rPr>
              <w:t>Creating a table in SQL (DDL)</w:t>
            </w:r>
            <w:r w:rsidR="005111C3">
              <w:rPr>
                <w:noProof/>
                <w:webHidden/>
              </w:rPr>
              <w:tab/>
            </w:r>
            <w:r w:rsidR="005111C3">
              <w:rPr>
                <w:noProof/>
                <w:webHidden/>
              </w:rPr>
              <w:fldChar w:fldCharType="begin"/>
            </w:r>
            <w:r w:rsidR="005111C3">
              <w:rPr>
                <w:noProof/>
                <w:webHidden/>
              </w:rPr>
              <w:instrText xml:space="preserve"> PAGEREF _Toc212235551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3C301B4A" w14:textId="13D32C7B" w:rsidR="005111C3" w:rsidRDefault="00E45DB6">
          <w:pPr>
            <w:pStyle w:val="TOC1"/>
            <w:tabs>
              <w:tab w:val="right" w:leader="dot" w:pos="9350"/>
            </w:tabs>
            <w:rPr>
              <w:rFonts w:eastAsiaTheme="minorEastAsia"/>
              <w:noProof/>
              <w:sz w:val="22"/>
            </w:rPr>
          </w:pPr>
          <w:hyperlink w:anchor="_Toc212235552" w:history="1">
            <w:r w:rsidR="005111C3" w:rsidRPr="00344E65">
              <w:rPr>
                <w:rStyle w:val="Hyperlink"/>
                <w:noProof/>
              </w:rPr>
              <w:t>Alter Statement in SQL(DDL)</w:t>
            </w:r>
            <w:r w:rsidR="005111C3">
              <w:rPr>
                <w:noProof/>
                <w:webHidden/>
              </w:rPr>
              <w:tab/>
            </w:r>
            <w:r w:rsidR="005111C3">
              <w:rPr>
                <w:noProof/>
                <w:webHidden/>
              </w:rPr>
              <w:fldChar w:fldCharType="begin"/>
            </w:r>
            <w:r w:rsidR="005111C3">
              <w:rPr>
                <w:noProof/>
                <w:webHidden/>
              </w:rPr>
              <w:instrText xml:space="preserve"> PAGEREF _Toc212235552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1C93BE87" w14:textId="067061CB" w:rsidR="005111C3" w:rsidRDefault="00E45DB6">
          <w:pPr>
            <w:pStyle w:val="TOC1"/>
            <w:tabs>
              <w:tab w:val="right" w:leader="dot" w:pos="9350"/>
            </w:tabs>
            <w:rPr>
              <w:rFonts w:eastAsiaTheme="minorEastAsia"/>
              <w:noProof/>
              <w:sz w:val="22"/>
            </w:rPr>
          </w:pPr>
          <w:hyperlink w:anchor="_Toc212235553" w:history="1">
            <w:r w:rsidR="005111C3" w:rsidRPr="00344E65">
              <w:rPr>
                <w:rStyle w:val="Hyperlink"/>
                <w:noProof/>
              </w:rPr>
              <w:t>Dropping a Table (DDL)</w:t>
            </w:r>
            <w:r w:rsidR="005111C3">
              <w:rPr>
                <w:noProof/>
                <w:webHidden/>
              </w:rPr>
              <w:tab/>
            </w:r>
            <w:r w:rsidR="005111C3">
              <w:rPr>
                <w:noProof/>
                <w:webHidden/>
              </w:rPr>
              <w:fldChar w:fldCharType="begin"/>
            </w:r>
            <w:r w:rsidR="005111C3">
              <w:rPr>
                <w:noProof/>
                <w:webHidden/>
              </w:rPr>
              <w:instrText xml:space="preserve"> PAGEREF _Toc212235553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6B00EFF2" w14:textId="6C0E8E2A" w:rsidR="005111C3" w:rsidRDefault="00E45DB6">
          <w:pPr>
            <w:pStyle w:val="TOC1"/>
            <w:tabs>
              <w:tab w:val="right" w:leader="dot" w:pos="9350"/>
            </w:tabs>
            <w:rPr>
              <w:rFonts w:eastAsiaTheme="minorEastAsia"/>
              <w:noProof/>
              <w:sz w:val="22"/>
            </w:rPr>
          </w:pPr>
          <w:hyperlink w:anchor="_Toc212235554" w:history="1">
            <w:r w:rsidR="005111C3" w:rsidRPr="00344E65">
              <w:rPr>
                <w:rStyle w:val="Hyperlink"/>
                <w:noProof/>
              </w:rPr>
              <w:t>TABLE SPACE AND DATAFILES</w:t>
            </w:r>
            <w:r w:rsidR="005111C3">
              <w:rPr>
                <w:noProof/>
                <w:webHidden/>
              </w:rPr>
              <w:tab/>
            </w:r>
            <w:r w:rsidR="005111C3">
              <w:rPr>
                <w:noProof/>
                <w:webHidden/>
              </w:rPr>
              <w:fldChar w:fldCharType="begin"/>
            </w:r>
            <w:r w:rsidR="005111C3">
              <w:rPr>
                <w:noProof/>
                <w:webHidden/>
              </w:rPr>
              <w:instrText xml:space="preserve"> PAGEREF _Toc212235554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1E020BE1" w14:textId="7F0E9513" w:rsidR="005111C3" w:rsidRDefault="00E45DB6">
          <w:pPr>
            <w:pStyle w:val="TOC1"/>
            <w:tabs>
              <w:tab w:val="right" w:leader="dot" w:pos="9350"/>
            </w:tabs>
            <w:rPr>
              <w:rFonts w:eastAsiaTheme="minorEastAsia"/>
              <w:noProof/>
              <w:sz w:val="22"/>
            </w:rPr>
          </w:pPr>
          <w:hyperlink w:anchor="_Toc212235555" w:history="1">
            <w:r w:rsidR="005111C3" w:rsidRPr="00344E65">
              <w:rPr>
                <w:rStyle w:val="Hyperlink"/>
                <w:noProof/>
              </w:rPr>
              <w:t>Select Statement (DQL/DML)</w:t>
            </w:r>
            <w:r w:rsidR="005111C3">
              <w:rPr>
                <w:noProof/>
                <w:webHidden/>
              </w:rPr>
              <w:tab/>
            </w:r>
            <w:r w:rsidR="005111C3">
              <w:rPr>
                <w:noProof/>
                <w:webHidden/>
              </w:rPr>
              <w:fldChar w:fldCharType="begin"/>
            </w:r>
            <w:r w:rsidR="005111C3">
              <w:rPr>
                <w:noProof/>
                <w:webHidden/>
              </w:rPr>
              <w:instrText xml:space="preserve"> PAGEREF _Toc212235555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4F8E7F0B" w14:textId="38F0BD6A" w:rsidR="005111C3" w:rsidRDefault="00E45DB6">
          <w:pPr>
            <w:pStyle w:val="TOC1"/>
            <w:tabs>
              <w:tab w:val="right" w:leader="dot" w:pos="9350"/>
            </w:tabs>
            <w:rPr>
              <w:rFonts w:eastAsiaTheme="minorEastAsia"/>
              <w:noProof/>
              <w:sz w:val="22"/>
            </w:rPr>
          </w:pPr>
          <w:hyperlink w:anchor="_Toc212235556" w:history="1">
            <w:r w:rsidR="005111C3" w:rsidRPr="00344E65">
              <w:rPr>
                <w:rStyle w:val="Hyperlink"/>
                <w:noProof/>
              </w:rPr>
              <w:t>WHERE Clause</w:t>
            </w:r>
            <w:r w:rsidR="005111C3">
              <w:rPr>
                <w:noProof/>
                <w:webHidden/>
              </w:rPr>
              <w:tab/>
            </w:r>
            <w:r w:rsidR="005111C3">
              <w:rPr>
                <w:noProof/>
                <w:webHidden/>
              </w:rPr>
              <w:fldChar w:fldCharType="begin"/>
            </w:r>
            <w:r w:rsidR="005111C3">
              <w:rPr>
                <w:noProof/>
                <w:webHidden/>
              </w:rPr>
              <w:instrText xml:space="preserve"> PAGEREF _Toc212235556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28ACADB4" w14:textId="7D753D78" w:rsidR="005111C3" w:rsidRDefault="00E45DB6">
          <w:pPr>
            <w:pStyle w:val="TOC1"/>
            <w:tabs>
              <w:tab w:val="right" w:leader="dot" w:pos="9350"/>
            </w:tabs>
            <w:rPr>
              <w:rFonts w:eastAsiaTheme="minorEastAsia"/>
              <w:noProof/>
              <w:sz w:val="22"/>
            </w:rPr>
          </w:pPr>
          <w:hyperlink w:anchor="_Toc212235557" w:history="1">
            <w:r w:rsidR="005111C3" w:rsidRPr="00344E65">
              <w:rPr>
                <w:rStyle w:val="Hyperlink"/>
                <w:noProof/>
              </w:rPr>
              <w:t>Insert Statement (DML)</w:t>
            </w:r>
            <w:r w:rsidR="005111C3">
              <w:rPr>
                <w:noProof/>
                <w:webHidden/>
              </w:rPr>
              <w:tab/>
            </w:r>
            <w:r w:rsidR="005111C3">
              <w:rPr>
                <w:noProof/>
                <w:webHidden/>
              </w:rPr>
              <w:fldChar w:fldCharType="begin"/>
            </w:r>
            <w:r w:rsidR="005111C3">
              <w:rPr>
                <w:noProof/>
                <w:webHidden/>
              </w:rPr>
              <w:instrText xml:space="preserve"> PAGEREF _Toc212235557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03908AAA" w14:textId="04D9BB56" w:rsidR="005111C3" w:rsidRDefault="00E45DB6">
          <w:pPr>
            <w:pStyle w:val="TOC1"/>
            <w:tabs>
              <w:tab w:val="right" w:leader="dot" w:pos="9350"/>
            </w:tabs>
            <w:rPr>
              <w:rFonts w:eastAsiaTheme="minorEastAsia"/>
              <w:noProof/>
              <w:sz w:val="22"/>
            </w:rPr>
          </w:pPr>
          <w:hyperlink w:anchor="_Toc212235558" w:history="1">
            <w:r w:rsidR="005111C3" w:rsidRPr="00344E65">
              <w:rPr>
                <w:rStyle w:val="Hyperlink"/>
                <w:noProof/>
              </w:rPr>
              <w:t>Update Statement (DML)</w:t>
            </w:r>
            <w:r w:rsidR="005111C3">
              <w:rPr>
                <w:noProof/>
                <w:webHidden/>
              </w:rPr>
              <w:tab/>
            </w:r>
            <w:r w:rsidR="005111C3">
              <w:rPr>
                <w:noProof/>
                <w:webHidden/>
              </w:rPr>
              <w:fldChar w:fldCharType="begin"/>
            </w:r>
            <w:r w:rsidR="005111C3">
              <w:rPr>
                <w:noProof/>
                <w:webHidden/>
              </w:rPr>
              <w:instrText xml:space="preserve"> PAGEREF _Toc212235558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5B245F0B" w14:textId="00E23613" w:rsidR="005111C3" w:rsidRDefault="00E45DB6">
          <w:pPr>
            <w:pStyle w:val="TOC1"/>
            <w:tabs>
              <w:tab w:val="right" w:leader="dot" w:pos="9350"/>
            </w:tabs>
            <w:rPr>
              <w:rFonts w:eastAsiaTheme="minorEastAsia"/>
              <w:noProof/>
              <w:sz w:val="22"/>
            </w:rPr>
          </w:pPr>
          <w:hyperlink w:anchor="_Toc212235559" w:history="1">
            <w:r w:rsidR="005111C3" w:rsidRPr="00344E65">
              <w:rPr>
                <w:rStyle w:val="Hyperlink"/>
                <w:noProof/>
              </w:rPr>
              <w:t>Delete Statement (DML)</w:t>
            </w:r>
            <w:r w:rsidR="005111C3">
              <w:rPr>
                <w:noProof/>
                <w:webHidden/>
              </w:rPr>
              <w:tab/>
            </w:r>
            <w:r w:rsidR="005111C3">
              <w:rPr>
                <w:noProof/>
                <w:webHidden/>
              </w:rPr>
              <w:fldChar w:fldCharType="begin"/>
            </w:r>
            <w:r w:rsidR="005111C3">
              <w:rPr>
                <w:noProof/>
                <w:webHidden/>
              </w:rPr>
              <w:instrText xml:space="preserve"> PAGEREF _Toc212235559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1D5F072F" w14:textId="38ACF114" w:rsidR="005111C3" w:rsidRDefault="00E45DB6">
          <w:pPr>
            <w:pStyle w:val="TOC1"/>
            <w:tabs>
              <w:tab w:val="right" w:leader="dot" w:pos="9350"/>
            </w:tabs>
            <w:rPr>
              <w:rFonts w:eastAsiaTheme="minorEastAsia"/>
              <w:noProof/>
              <w:sz w:val="22"/>
            </w:rPr>
          </w:pPr>
          <w:hyperlink w:anchor="_Toc212235560" w:history="1">
            <w:r w:rsidR="005111C3" w:rsidRPr="00344E65">
              <w:rPr>
                <w:rStyle w:val="Hyperlink"/>
                <w:noProof/>
              </w:rPr>
              <w:t>Truncate in SQL (DDL)</w:t>
            </w:r>
            <w:r w:rsidR="005111C3">
              <w:rPr>
                <w:noProof/>
                <w:webHidden/>
              </w:rPr>
              <w:tab/>
            </w:r>
            <w:r w:rsidR="005111C3">
              <w:rPr>
                <w:noProof/>
                <w:webHidden/>
              </w:rPr>
              <w:fldChar w:fldCharType="begin"/>
            </w:r>
            <w:r w:rsidR="005111C3">
              <w:rPr>
                <w:noProof/>
                <w:webHidden/>
              </w:rPr>
              <w:instrText xml:space="preserve"> PAGEREF _Toc212235560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61A355E9" w14:textId="0021B3E7" w:rsidR="005111C3" w:rsidRDefault="00E45DB6">
          <w:pPr>
            <w:pStyle w:val="TOC1"/>
            <w:tabs>
              <w:tab w:val="right" w:leader="dot" w:pos="9350"/>
            </w:tabs>
            <w:rPr>
              <w:rFonts w:eastAsiaTheme="minorEastAsia"/>
              <w:noProof/>
              <w:sz w:val="22"/>
            </w:rPr>
          </w:pPr>
          <w:hyperlink w:anchor="_Toc212235561" w:history="1">
            <w:r w:rsidR="005111C3" w:rsidRPr="00344E65">
              <w:rPr>
                <w:rStyle w:val="Hyperlink"/>
                <w:noProof/>
              </w:rPr>
              <w:t>TCL (Transaction Control Language)</w:t>
            </w:r>
            <w:r w:rsidR="005111C3">
              <w:rPr>
                <w:noProof/>
                <w:webHidden/>
              </w:rPr>
              <w:tab/>
            </w:r>
            <w:r w:rsidR="005111C3">
              <w:rPr>
                <w:noProof/>
                <w:webHidden/>
              </w:rPr>
              <w:fldChar w:fldCharType="begin"/>
            </w:r>
            <w:r w:rsidR="005111C3">
              <w:rPr>
                <w:noProof/>
                <w:webHidden/>
              </w:rPr>
              <w:instrText xml:space="preserve"> PAGEREF _Toc212235561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5223C28E" w14:textId="3BF97EA6" w:rsidR="005111C3" w:rsidRDefault="00E45DB6">
          <w:pPr>
            <w:pStyle w:val="TOC1"/>
            <w:tabs>
              <w:tab w:val="right" w:leader="dot" w:pos="9350"/>
            </w:tabs>
            <w:rPr>
              <w:rFonts w:eastAsiaTheme="minorEastAsia"/>
              <w:noProof/>
              <w:sz w:val="22"/>
            </w:rPr>
          </w:pPr>
          <w:hyperlink w:anchor="_Toc212235562" w:history="1">
            <w:r w:rsidR="005111C3" w:rsidRPr="00344E65">
              <w:rPr>
                <w:rStyle w:val="Hyperlink"/>
                <w:noProof/>
              </w:rPr>
              <w:t>Merge Statement</w:t>
            </w:r>
            <w:r w:rsidR="005111C3">
              <w:rPr>
                <w:noProof/>
                <w:webHidden/>
              </w:rPr>
              <w:tab/>
            </w:r>
            <w:r w:rsidR="005111C3">
              <w:rPr>
                <w:noProof/>
                <w:webHidden/>
              </w:rPr>
              <w:fldChar w:fldCharType="begin"/>
            </w:r>
            <w:r w:rsidR="005111C3">
              <w:rPr>
                <w:noProof/>
                <w:webHidden/>
              </w:rPr>
              <w:instrText xml:space="preserve"> PAGEREF _Toc212235562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40EBA58A" w14:textId="156D0C6E" w:rsidR="005111C3" w:rsidRDefault="00E45DB6">
          <w:pPr>
            <w:pStyle w:val="TOC1"/>
            <w:tabs>
              <w:tab w:val="right" w:leader="dot" w:pos="9350"/>
            </w:tabs>
            <w:rPr>
              <w:rFonts w:eastAsiaTheme="minorEastAsia"/>
              <w:noProof/>
              <w:sz w:val="22"/>
            </w:rPr>
          </w:pPr>
          <w:hyperlink w:anchor="_Toc212235563" w:history="1">
            <w:r w:rsidR="005111C3" w:rsidRPr="00344E65">
              <w:rPr>
                <w:rStyle w:val="Hyperlink"/>
                <w:noProof/>
              </w:rPr>
              <w:t>Order by clause</w:t>
            </w:r>
            <w:r w:rsidR="005111C3">
              <w:rPr>
                <w:noProof/>
                <w:webHidden/>
              </w:rPr>
              <w:tab/>
            </w:r>
            <w:r w:rsidR="005111C3">
              <w:rPr>
                <w:noProof/>
                <w:webHidden/>
              </w:rPr>
              <w:fldChar w:fldCharType="begin"/>
            </w:r>
            <w:r w:rsidR="005111C3">
              <w:rPr>
                <w:noProof/>
                <w:webHidden/>
              </w:rPr>
              <w:instrText xml:space="preserve"> PAGEREF _Toc212235563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2B3A84D0" w14:textId="2F1C21B4" w:rsidR="005111C3" w:rsidRDefault="00E45DB6">
          <w:pPr>
            <w:pStyle w:val="TOC1"/>
            <w:tabs>
              <w:tab w:val="right" w:leader="dot" w:pos="9350"/>
            </w:tabs>
            <w:rPr>
              <w:rFonts w:eastAsiaTheme="minorEastAsia"/>
              <w:noProof/>
              <w:sz w:val="22"/>
            </w:rPr>
          </w:pPr>
          <w:hyperlink w:anchor="_Toc212235564" w:history="1">
            <w:r w:rsidR="005111C3" w:rsidRPr="00344E65">
              <w:rPr>
                <w:rStyle w:val="Hyperlink"/>
                <w:noProof/>
              </w:rPr>
              <w:t>SQL JOINS</w:t>
            </w:r>
            <w:r w:rsidR="005111C3">
              <w:rPr>
                <w:noProof/>
                <w:webHidden/>
              </w:rPr>
              <w:tab/>
            </w:r>
            <w:r w:rsidR="005111C3">
              <w:rPr>
                <w:noProof/>
                <w:webHidden/>
              </w:rPr>
              <w:fldChar w:fldCharType="begin"/>
            </w:r>
            <w:r w:rsidR="005111C3">
              <w:rPr>
                <w:noProof/>
                <w:webHidden/>
              </w:rPr>
              <w:instrText xml:space="preserve"> PAGEREF _Toc212235564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7F05E5B1" w14:textId="4A238E99" w:rsidR="005111C3" w:rsidRDefault="00E45DB6">
          <w:pPr>
            <w:pStyle w:val="TOC2"/>
            <w:tabs>
              <w:tab w:val="right" w:leader="dot" w:pos="9350"/>
            </w:tabs>
            <w:rPr>
              <w:rFonts w:eastAsiaTheme="minorEastAsia"/>
              <w:noProof/>
              <w:sz w:val="22"/>
            </w:rPr>
          </w:pPr>
          <w:hyperlink w:anchor="_Toc212235565" w:history="1">
            <w:r w:rsidR="005111C3" w:rsidRPr="00344E65">
              <w:rPr>
                <w:rStyle w:val="Hyperlink"/>
                <w:noProof/>
              </w:rPr>
              <w:t>Natural Joins</w:t>
            </w:r>
            <w:r w:rsidR="005111C3">
              <w:rPr>
                <w:noProof/>
                <w:webHidden/>
              </w:rPr>
              <w:tab/>
            </w:r>
            <w:r w:rsidR="005111C3">
              <w:rPr>
                <w:noProof/>
                <w:webHidden/>
              </w:rPr>
              <w:fldChar w:fldCharType="begin"/>
            </w:r>
            <w:r w:rsidR="005111C3">
              <w:rPr>
                <w:noProof/>
                <w:webHidden/>
              </w:rPr>
              <w:instrText xml:space="preserve"> PAGEREF _Toc212235565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2049B81B" w14:textId="7B17DBA8" w:rsidR="005111C3" w:rsidRDefault="00E45DB6">
          <w:pPr>
            <w:pStyle w:val="TOC2"/>
            <w:tabs>
              <w:tab w:val="right" w:leader="dot" w:pos="9350"/>
            </w:tabs>
            <w:rPr>
              <w:rFonts w:eastAsiaTheme="minorEastAsia"/>
              <w:noProof/>
              <w:sz w:val="22"/>
            </w:rPr>
          </w:pPr>
          <w:hyperlink w:anchor="_Toc212235566" w:history="1">
            <w:r w:rsidR="005111C3" w:rsidRPr="00344E65">
              <w:rPr>
                <w:rStyle w:val="Hyperlink"/>
                <w:noProof/>
              </w:rPr>
              <w:t>SQL SELF JOIN</w:t>
            </w:r>
            <w:r w:rsidR="005111C3">
              <w:rPr>
                <w:noProof/>
                <w:webHidden/>
              </w:rPr>
              <w:tab/>
            </w:r>
            <w:r w:rsidR="005111C3">
              <w:rPr>
                <w:noProof/>
                <w:webHidden/>
              </w:rPr>
              <w:fldChar w:fldCharType="begin"/>
            </w:r>
            <w:r w:rsidR="005111C3">
              <w:rPr>
                <w:noProof/>
                <w:webHidden/>
              </w:rPr>
              <w:instrText xml:space="preserve"> PAGEREF _Toc212235566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4728A093" w14:textId="49BBBBBA" w:rsidR="005111C3" w:rsidRDefault="00E45DB6">
          <w:pPr>
            <w:pStyle w:val="TOC2"/>
            <w:tabs>
              <w:tab w:val="right" w:leader="dot" w:pos="9350"/>
            </w:tabs>
            <w:rPr>
              <w:rFonts w:eastAsiaTheme="minorEastAsia"/>
              <w:noProof/>
              <w:sz w:val="22"/>
            </w:rPr>
          </w:pPr>
          <w:hyperlink w:anchor="_Toc212235567" w:history="1">
            <w:r w:rsidR="005111C3" w:rsidRPr="00344E65">
              <w:rPr>
                <w:rStyle w:val="Hyperlink"/>
                <w:noProof/>
              </w:rPr>
              <w:t>SQL EQUI JOIN</w:t>
            </w:r>
            <w:r w:rsidR="005111C3">
              <w:rPr>
                <w:noProof/>
                <w:webHidden/>
              </w:rPr>
              <w:tab/>
            </w:r>
            <w:r w:rsidR="005111C3">
              <w:rPr>
                <w:noProof/>
                <w:webHidden/>
              </w:rPr>
              <w:fldChar w:fldCharType="begin"/>
            </w:r>
            <w:r w:rsidR="005111C3">
              <w:rPr>
                <w:noProof/>
                <w:webHidden/>
              </w:rPr>
              <w:instrText xml:space="preserve"> PAGEREF _Toc212235567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7CA50D27" w14:textId="5BD64EA8" w:rsidR="005111C3" w:rsidRDefault="00E45DB6">
          <w:pPr>
            <w:pStyle w:val="TOC2"/>
            <w:tabs>
              <w:tab w:val="right" w:leader="dot" w:pos="9350"/>
            </w:tabs>
            <w:rPr>
              <w:rFonts w:eastAsiaTheme="minorEastAsia"/>
              <w:noProof/>
              <w:sz w:val="22"/>
            </w:rPr>
          </w:pPr>
          <w:hyperlink w:anchor="_Toc212235568" w:history="1">
            <w:r w:rsidR="005111C3" w:rsidRPr="00344E65">
              <w:rPr>
                <w:rStyle w:val="Hyperlink"/>
                <w:noProof/>
              </w:rPr>
              <w:t>LEFT OUTER JOIN IN SQL</w:t>
            </w:r>
            <w:r w:rsidR="005111C3">
              <w:rPr>
                <w:noProof/>
                <w:webHidden/>
              </w:rPr>
              <w:tab/>
            </w:r>
            <w:r w:rsidR="005111C3">
              <w:rPr>
                <w:noProof/>
                <w:webHidden/>
              </w:rPr>
              <w:fldChar w:fldCharType="begin"/>
            </w:r>
            <w:r w:rsidR="005111C3">
              <w:rPr>
                <w:noProof/>
                <w:webHidden/>
              </w:rPr>
              <w:instrText xml:space="preserve"> PAGEREF _Toc212235568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62F684A1" w14:textId="13B0D1A4" w:rsidR="005111C3" w:rsidRDefault="00E45DB6">
          <w:pPr>
            <w:pStyle w:val="TOC2"/>
            <w:tabs>
              <w:tab w:val="right" w:leader="dot" w:pos="9350"/>
            </w:tabs>
            <w:rPr>
              <w:rFonts w:eastAsiaTheme="minorEastAsia"/>
              <w:noProof/>
              <w:sz w:val="22"/>
            </w:rPr>
          </w:pPr>
          <w:hyperlink w:anchor="_Toc212235569" w:history="1">
            <w:r w:rsidR="005111C3" w:rsidRPr="00344E65">
              <w:rPr>
                <w:rStyle w:val="Hyperlink"/>
                <w:noProof/>
              </w:rPr>
              <w:t>RIGHT OUTER JOIN IN SQL</w:t>
            </w:r>
            <w:r w:rsidR="005111C3">
              <w:rPr>
                <w:noProof/>
                <w:webHidden/>
              </w:rPr>
              <w:tab/>
            </w:r>
            <w:r w:rsidR="005111C3">
              <w:rPr>
                <w:noProof/>
                <w:webHidden/>
              </w:rPr>
              <w:fldChar w:fldCharType="begin"/>
            </w:r>
            <w:r w:rsidR="005111C3">
              <w:rPr>
                <w:noProof/>
                <w:webHidden/>
              </w:rPr>
              <w:instrText xml:space="preserve"> PAGEREF _Toc212235569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264B113F" w14:textId="473F3630" w:rsidR="005111C3" w:rsidRDefault="00E45DB6">
          <w:pPr>
            <w:pStyle w:val="TOC2"/>
            <w:tabs>
              <w:tab w:val="right" w:leader="dot" w:pos="9350"/>
            </w:tabs>
            <w:rPr>
              <w:rFonts w:eastAsiaTheme="minorEastAsia"/>
              <w:noProof/>
              <w:sz w:val="22"/>
            </w:rPr>
          </w:pPr>
          <w:hyperlink w:anchor="_Toc212235570" w:history="1">
            <w:r w:rsidR="005111C3" w:rsidRPr="00344E65">
              <w:rPr>
                <w:rStyle w:val="Hyperlink"/>
                <w:noProof/>
              </w:rPr>
              <w:t>FULL OUTER JOIN IN SQL</w:t>
            </w:r>
            <w:r w:rsidR="005111C3">
              <w:rPr>
                <w:noProof/>
                <w:webHidden/>
              </w:rPr>
              <w:tab/>
            </w:r>
            <w:r w:rsidR="005111C3">
              <w:rPr>
                <w:noProof/>
                <w:webHidden/>
              </w:rPr>
              <w:fldChar w:fldCharType="begin"/>
            </w:r>
            <w:r w:rsidR="005111C3">
              <w:rPr>
                <w:noProof/>
                <w:webHidden/>
              </w:rPr>
              <w:instrText xml:space="preserve"> PAGEREF _Toc212235570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28E161EC" w14:textId="102E962E" w:rsidR="005111C3" w:rsidRDefault="00E45DB6">
          <w:pPr>
            <w:pStyle w:val="TOC2"/>
            <w:tabs>
              <w:tab w:val="right" w:leader="dot" w:pos="9350"/>
            </w:tabs>
            <w:rPr>
              <w:rFonts w:eastAsiaTheme="minorEastAsia"/>
              <w:noProof/>
              <w:sz w:val="22"/>
            </w:rPr>
          </w:pPr>
          <w:hyperlink w:anchor="_Toc212235571" w:history="1">
            <w:r w:rsidR="005111C3" w:rsidRPr="00344E65">
              <w:rPr>
                <w:rStyle w:val="Hyperlink"/>
                <w:noProof/>
              </w:rPr>
              <w:t>CROSS-JOIN IN SQL</w:t>
            </w:r>
            <w:r w:rsidR="005111C3">
              <w:rPr>
                <w:noProof/>
                <w:webHidden/>
              </w:rPr>
              <w:tab/>
            </w:r>
            <w:r w:rsidR="005111C3">
              <w:rPr>
                <w:noProof/>
                <w:webHidden/>
              </w:rPr>
              <w:fldChar w:fldCharType="begin"/>
            </w:r>
            <w:r w:rsidR="005111C3">
              <w:rPr>
                <w:noProof/>
                <w:webHidden/>
              </w:rPr>
              <w:instrText xml:space="preserve"> PAGEREF _Toc212235571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697671E0" w14:textId="25F86757" w:rsidR="005111C3" w:rsidRDefault="00E45DB6">
          <w:pPr>
            <w:pStyle w:val="TOC2"/>
            <w:tabs>
              <w:tab w:val="right" w:leader="dot" w:pos="9350"/>
            </w:tabs>
            <w:rPr>
              <w:rFonts w:eastAsiaTheme="minorEastAsia"/>
              <w:noProof/>
              <w:sz w:val="22"/>
            </w:rPr>
          </w:pPr>
          <w:hyperlink w:anchor="_Toc212235572" w:history="1">
            <w:r w:rsidR="005111C3" w:rsidRPr="00344E65">
              <w:rPr>
                <w:rStyle w:val="Hyperlink"/>
                <w:noProof/>
              </w:rPr>
              <w:t>INNER JOIN IN SQL</w:t>
            </w:r>
            <w:r w:rsidR="005111C3">
              <w:rPr>
                <w:noProof/>
                <w:webHidden/>
              </w:rPr>
              <w:tab/>
            </w:r>
            <w:r w:rsidR="005111C3">
              <w:rPr>
                <w:noProof/>
                <w:webHidden/>
              </w:rPr>
              <w:fldChar w:fldCharType="begin"/>
            </w:r>
            <w:r w:rsidR="005111C3">
              <w:rPr>
                <w:noProof/>
                <w:webHidden/>
              </w:rPr>
              <w:instrText xml:space="preserve"> PAGEREF _Toc212235572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7FFB81BA" w14:textId="3AC6D326" w:rsidR="005111C3" w:rsidRDefault="00E45DB6">
          <w:pPr>
            <w:pStyle w:val="TOC1"/>
            <w:tabs>
              <w:tab w:val="right" w:leader="dot" w:pos="9350"/>
            </w:tabs>
            <w:rPr>
              <w:rFonts w:eastAsiaTheme="minorEastAsia"/>
              <w:noProof/>
              <w:sz w:val="22"/>
            </w:rPr>
          </w:pPr>
          <w:hyperlink w:anchor="_Toc212235573" w:history="1">
            <w:r w:rsidR="005111C3" w:rsidRPr="00344E65">
              <w:rPr>
                <w:rStyle w:val="Hyperlink"/>
                <w:noProof/>
              </w:rPr>
              <w:t>ERRORS</w:t>
            </w:r>
            <w:r w:rsidR="005111C3">
              <w:rPr>
                <w:noProof/>
                <w:webHidden/>
              </w:rPr>
              <w:tab/>
            </w:r>
            <w:r w:rsidR="005111C3">
              <w:rPr>
                <w:noProof/>
                <w:webHidden/>
              </w:rPr>
              <w:fldChar w:fldCharType="begin"/>
            </w:r>
            <w:r w:rsidR="005111C3">
              <w:rPr>
                <w:noProof/>
                <w:webHidden/>
              </w:rPr>
              <w:instrText xml:space="preserve"> PAGEREF _Toc212235573 \h </w:instrText>
            </w:r>
            <w:r w:rsidR="005111C3">
              <w:rPr>
                <w:noProof/>
                <w:webHidden/>
              </w:rPr>
            </w:r>
            <w:r w:rsidR="005111C3">
              <w:rPr>
                <w:noProof/>
                <w:webHidden/>
              </w:rPr>
              <w:fldChar w:fldCharType="separate"/>
            </w:r>
            <w:r w:rsidR="00D02322">
              <w:rPr>
                <w:noProof/>
                <w:webHidden/>
              </w:rPr>
              <w:t>3</w:t>
            </w:r>
            <w:r w:rsidR="005111C3">
              <w:rPr>
                <w:noProof/>
                <w:webHidden/>
              </w:rPr>
              <w:fldChar w:fldCharType="end"/>
            </w:r>
          </w:hyperlink>
        </w:p>
        <w:p w14:paraId="31ABAB69" w14:textId="6EACB73A" w:rsidR="00691D12" w:rsidRDefault="00691D12" w:rsidP="00691D12">
          <w:r>
            <w:rPr>
              <w:b/>
              <w:bCs/>
              <w:noProof/>
            </w:rPr>
            <w:fldChar w:fldCharType="end"/>
          </w:r>
        </w:p>
      </w:sdtContent>
    </w:sdt>
    <w:p w14:paraId="351BB65E" w14:textId="77777777" w:rsidR="00965FE7" w:rsidRDefault="00965FE7" w:rsidP="00FB19AF">
      <w:pPr>
        <w:pStyle w:val="Title"/>
        <w:rPr>
          <w:ins w:id="0" w:author="Faizan Alam" w:date="2025-10-28T19:46:00Z"/>
        </w:rPr>
      </w:pPr>
    </w:p>
    <w:p w14:paraId="658FB4D7" w14:textId="77777777" w:rsidR="00965FE7" w:rsidRDefault="00965FE7" w:rsidP="00FB19AF">
      <w:pPr>
        <w:pStyle w:val="Title"/>
        <w:rPr>
          <w:ins w:id="1" w:author="Faizan Alam" w:date="2025-10-28T19:46:00Z"/>
        </w:rPr>
      </w:pPr>
    </w:p>
    <w:p w14:paraId="4DF9A023" w14:textId="77777777" w:rsidR="00965FE7" w:rsidRDefault="00965FE7" w:rsidP="00FB19AF">
      <w:pPr>
        <w:pStyle w:val="Title"/>
        <w:rPr>
          <w:ins w:id="2" w:author="Faizan Alam" w:date="2025-10-28T19:46:00Z"/>
        </w:rPr>
      </w:pPr>
    </w:p>
    <w:p w14:paraId="07B92ADA" w14:textId="77777777" w:rsidR="00965FE7" w:rsidRDefault="00965FE7" w:rsidP="00FB19AF">
      <w:pPr>
        <w:pStyle w:val="Title"/>
        <w:rPr>
          <w:ins w:id="3" w:author="Faizan Alam" w:date="2025-10-28T19:46:00Z"/>
        </w:rPr>
      </w:pPr>
    </w:p>
    <w:p w14:paraId="51783277" w14:textId="77777777" w:rsidR="00965FE7" w:rsidRDefault="00965FE7" w:rsidP="00FB19AF">
      <w:pPr>
        <w:pStyle w:val="Title"/>
        <w:rPr>
          <w:ins w:id="4" w:author="Faizan Alam" w:date="2025-10-28T19:46:00Z"/>
        </w:rPr>
      </w:pPr>
    </w:p>
    <w:p w14:paraId="06F987E3" w14:textId="77777777" w:rsidR="00965FE7" w:rsidRDefault="00965FE7" w:rsidP="00FB19AF">
      <w:pPr>
        <w:pStyle w:val="Title"/>
        <w:rPr>
          <w:ins w:id="5" w:author="Faizan Alam" w:date="2025-10-28T19:46:00Z"/>
        </w:rPr>
      </w:pPr>
    </w:p>
    <w:p w14:paraId="5393841F" w14:textId="77777777" w:rsidR="00965FE7" w:rsidRDefault="00965FE7" w:rsidP="00FB19AF">
      <w:pPr>
        <w:pStyle w:val="Title"/>
        <w:rPr>
          <w:ins w:id="6" w:author="Faizan Alam" w:date="2025-10-28T19:46:00Z"/>
        </w:rPr>
      </w:pPr>
    </w:p>
    <w:p w14:paraId="0E752823" w14:textId="77777777" w:rsidR="00965FE7" w:rsidRDefault="00965FE7" w:rsidP="00FB19AF">
      <w:pPr>
        <w:pStyle w:val="Title"/>
        <w:rPr>
          <w:ins w:id="7" w:author="Faizan Alam" w:date="2025-10-28T19:46:00Z"/>
        </w:rPr>
      </w:pPr>
    </w:p>
    <w:p w14:paraId="49770D94" w14:textId="77777777" w:rsidR="00965FE7" w:rsidRDefault="00965FE7" w:rsidP="00FB19AF">
      <w:pPr>
        <w:pStyle w:val="Title"/>
        <w:rPr>
          <w:ins w:id="8" w:author="Faizan Alam" w:date="2025-10-28T19:46:00Z"/>
        </w:rPr>
      </w:pPr>
    </w:p>
    <w:p w14:paraId="70220A2B" w14:textId="77777777" w:rsidR="00965FE7" w:rsidRDefault="00965FE7" w:rsidP="00FB19AF">
      <w:pPr>
        <w:pStyle w:val="Title"/>
        <w:rPr>
          <w:ins w:id="9" w:author="Faizan Alam" w:date="2025-10-28T19:46:00Z"/>
        </w:rPr>
      </w:pPr>
    </w:p>
    <w:p w14:paraId="7327798A" w14:textId="77777777" w:rsidR="00965FE7" w:rsidRDefault="00965FE7" w:rsidP="00FB19AF">
      <w:pPr>
        <w:pStyle w:val="Title"/>
        <w:rPr>
          <w:ins w:id="10" w:author="Faizan Alam" w:date="2025-10-28T19:46:00Z"/>
        </w:rPr>
      </w:pPr>
    </w:p>
    <w:p w14:paraId="48C82B3B" w14:textId="77777777" w:rsidR="00965FE7" w:rsidRDefault="00965FE7" w:rsidP="00FB19AF">
      <w:pPr>
        <w:pStyle w:val="Title"/>
        <w:rPr>
          <w:ins w:id="11" w:author="Faizan Alam" w:date="2025-10-28T19:46:00Z"/>
        </w:rPr>
      </w:pPr>
    </w:p>
    <w:p w14:paraId="4FD498A6" w14:textId="422F597D" w:rsidR="00174D55" w:rsidRDefault="00FB19AF" w:rsidP="00FB19AF">
      <w:pPr>
        <w:pStyle w:val="Title"/>
      </w:pPr>
      <w:r>
        <w:lastRenderedPageBreak/>
        <w:t>Introduction to Oracle SQL</w:t>
      </w:r>
    </w:p>
    <w:p w14:paraId="3DDE3658" w14:textId="03EF2CBF" w:rsidR="00FB19AF" w:rsidRDefault="00FB19AF" w:rsidP="00FB19AF">
      <w:pPr>
        <w:pStyle w:val="Heading1"/>
      </w:pPr>
      <w:bookmarkStart w:id="12" w:name="_Toc212221595"/>
      <w:bookmarkStart w:id="13" w:name="_Toc212235540"/>
      <w:r>
        <w:t>Key points:</w:t>
      </w:r>
      <w:bookmarkEnd w:id="12"/>
      <w:bookmarkEnd w:id="13"/>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Information is obtained by measuring, analyzing, and observing phenomenon. In digital world data is stored in the form of digital 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datafile(datafile.mdf). A page is the smallest unit of data storage in a database(8kb), SQL can store anything inside it. A datafile contains datapages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Incase of numbers the rows will be arranged from the lowest to the highest. But that’s not all, SQL also creates a </w:t>
      </w:r>
      <w:r w:rsidR="00E4673A">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30CC888" w:rsidR="00D37F4F" w:rsidRPr="00A47AEA" w:rsidRDefault="00E4673A" w:rsidP="00FB19AF">
      <w:r>
        <w:rPr>
          <w:noProof/>
        </w:rPr>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0F9B8EC8"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 xml:space="preserve">clustered indexes, leaf nodes in non clustered indexes contain index pages that point to data pages. Non-Clustered indexes are not concerned wheather the data being accessed </w:t>
      </w:r>
      <w:del w:id="14" w:author="Faizan Alam" w:date="2025-10-24T19:52:00Z">
        <w:r>
          <w:rPr>
            <w:noProof/>
          </w:rPr>
          <w:delText>isn</w:delText>
        </w:r>
      </w:del>
      <w:ins w:id="15" w:author="Faizan Alam" w:date="2025-10-24T19:52:00Z">
        <w:r w:rsidR="00165DB3">
          <w:rPr>
            <w:noProof/>
          </w:rPr>
          <w:t>is</w:t>
        </w:r>
      </w:ins>
      <w:r>
        <w:rPr>
          <w:noProof/>
        </w:rPr>
        <w:t xml:space="preserve">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381C45AC" w:rsidR="00AD0AC5" w:rsidRDefault="00AD0AC5" w:rsidP="00FB19AF">
      <w:pPr>
        <w:rPr>
          <w:b/>
          <w:bCs/>
        </w:rPr>
      </w:pPr>
      <w:r>
        <w:rPr>
          <w:noProof/>
        </w:rPr>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3AD71AD7" w:rsidR="0035659D" w:rsidRPr="0035659D" w:rsidRDefault="00E77062" w:rsidP="0035659D">
      <w:pPr>
        <w:pStyle w:val="Heading1"/>
        <w:rPr>
          <w:bCs/>
        </w:rPr>
      </w:pPr>
      <w:bookmarkStart w:id="16" w:name="_Toc212221596"/>
      <w:bookmarkStart w:id="17" w:name="_Toc212235541"/>
      <w:r w:rsidRPr="0035659D">
        <w:rPr>
          <w:b w:val="0"/>
          <w:bCs/>
        </w:rPr>
        <w:t>Char Datatype:</w:t>
      </w:r>
      <w:bookmarkEnd w:id="16"/>
      <w:bookmarkEnd w:id="17"/>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7777777" w:rsidR="0035659D" w:rsidRDefault="0035659D" w:rsidP="0035659D">
      <w:pPr>
        <w:rPr>
          <w:rStyle w:val="Heading1Char"/>
          <w:b w:val="0"/>
          <w:bCs/>
        </w:rPr>
      </w:pPr>
      <w:bookmarkStart w:id="18" w:name="_Toc212221597"/>
      <w:bookmarkStart w:id="19" w:name="_Toc212235542"/>
      <w:r w:rsidRPr="0035659D">
        <w:rPr>
          <w:rStyle w:val="Heading1Char"/>
          <w:b w:val="0"/>
          <w:bCs/>
        </w:rPr>
        <w:t>Numeric Datatype:</w:t>
      </w:r>
      <w:bookmarkEnd w:id="18"/>
      <w:bookmarkEnd w:id="19"/>
    </w:p>
    <w:p w14:paraId="30FE8381" w14:textId="102916E5" w:rsidR="0035659D" w:rsidRDefault="0035659D" w:rsidP="0035659D">
      <w:r>
        <w:br/>
      </w:r>
      <w:r w:rsidRPr="0035659D">
        <w:rPr>
          <w:b/>
          <w:bCs/>
        </w:rPr>
        <w:t>Number(p,s):</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62D956BD" w:rsidR="00056915" w:rsidRDefault="00056915" w:rsidP="0035659D">
      <w:r>
        <w:t>e.g Number</w:t>
      </w:r>
      <w:ins w:id="20" w:author="Faizan Alam" w:date="2025-10-24T00:54:00Z">
        <w:r w:rsidR="00166AAC">
          <w:t xml:space="preserve"> </w:t>
        </w:r>
      </w:ins>
      <w:r>
        <w:t>(4,3) means that it would only store less than 5 digit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used to store Integers only. i-</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21" w:name="_Toc212221598"/>
      <w:bookmarkStart w:id="22" w:name="_Toc212235543"/>
      <w:r w:rsidRPr="00FC2278">
        <w:rPr>
          <w:b w:val="0"/>
          <w:bCs/>
        </w:rPr>
        <w:t>Long Datatype:</w:t>
      </w:r>
      <w:bookmarkEnd w:id="21"/>
      <w:bookmarkEnd w:id="22"/>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42FBD8D3" w:rsidR="001D2E04" w:rsidRPr="001D2E04" w:rsidRDefault="001D2E04" w:rsidP="001D2E04">
      <w:pPr>
        <w:pStyle w:val="Heading1"/>
        <w:rPr>
          <w:b w:val="0"/>
          <w:bCs/>
        </w:rPr>
      </w:pPr>
      <w:bookmarkStart w:id="23" w:name="_Toc212221599"/>
      <w:bookmarkStart w:id="24" w:name="_Toc212235544"/>
      <w:r w:rsidRPr="001D2E04">
        <w:rPr>
          <w:b w:val="0"/>
          <w:bCs/>
        </w:rPr>
        <w:t>Date Datatype:</w:t>
      </w:r>
      <w:bookmarkEnd w:id="23"/>
      <w:bookmarkEnd w:id="24"/>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4273163A" w:rsidR="001D2E04" w:rsidRPr="007A1CAB" w:rsidRDefault="00CB3EBB" w:rsidP="007A1CAB">
      <w:pPr>
        <w:pStyle w:val="Heading1"/>
      </w:pPr>
      <w:bookmarkStart w:id="25" w:name="_Toc212221600"/>
      <w:bookmarkStart w:id="26" w:name="_Toc212235545"/>
      <w:r w:rsidRPr="007A1CAB">
        <w:t>RAW Datatype</w:t>
      </w:r>
      <w:bookmarkEnd w:id="25"/>
      <w:bookmarkEnd w:id="26"/>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3E5420C7" w:rsidR="00743D61" w:rsidRPr="00D23144" w:rsidRDefault="003B0F81" w:rsidP="00743D61">
      <w:del w:id="27" w:author="Faizan Alam" w:date="2025-10-24T19:52:00Z">
        <w:r>
          <w:rPr>
            <w:b/>
            <w:bCs/>
          </w:rPr>
          <w:delText xml:space="preserve"> </w:delText>
        </w:r>
      </w:del>
      <w:r>
        <w:rPr>
          <w:b/>
          <w:bCs/>
        </w:rPr>
        <w:t>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69E8B593" w:rsidR="00D23144" w:rsidRDefault="00FC2278" w:rsidP="0035659D">
      <w:r>
        <w:t xml:space="preserve"> </w:t>
      </w:r>
    </w:p>
    <w:p w14:paraId="1F8AB4E7" w14:textId="67059359" w:rsidR="00D23144" w:rsidRPr="007A1CAB" w:rsidRDefault="00D23144" w:rsidP="007A1CAB">
      <w:pPr>
        <w:pStyle w:val="Heading1"/>
      </w:pPr>
      <w:bookmarkStart w:id="28" w:name="_Toc212221601"/>
      <w:bookmarkStart w:id="29" w:name="_Toc212235546"/>
      <w:r w:rsidRPr="007A1CAB">
        <w:t>ROW ID DATATYPE</w:t>
      </w:r>
      <w:bookmarkEnd w:id="28"/>
      <w:bookmarkEnd w:id="29"/>
    </w:p>
    <w:p w14:paraId="4EFA3A43" w14:textId="057469C8" w:rsidR="0035659D" w:rsidRDefault="0035659D" w:rsidP="0035659D"/>
    <w:p w14:paraId="5E0ADE8B" w14:textId="0C2F0668" w:rsidR="00D23144" w:rsidRDefault="00D23144" w:rsidP="0035659D">
      <w:r w:rsidRPr="009E11C2">
        <w:rPr>
          <w:b/>
          <w:bCs/>
        </w:rPr>
        <w:t>ROWID</w:t>
      </w:r>
      <w:r w:rsidR="009E11C2" w:rsidRPr="009E11C2">
        <w:rPr>
          <w:b/>
          <w:bCs/>
        </w:rPr>
        <w:t xml:space="preserve">: </w:t>
      </w:r>
      <w:r w:rsidR="009E11C2">
        <w:t xml:space="preserve"> Every row in an Oracle table is assigned a rowid. ROWID is typically used to access a row faster. Oracle automatically assigns rowid to every row in a table which can’t be modified manually.</w:t>
      </w:r>
    </w:p>
    <w:p w14:paraId="58F3C1FE" w14:textId="5A0E73F8" w:rsidR="009E11C2" w:rsidRDefault="009E11C2" w:rsidP="0035659D">
      <w:r>
        <w:t>Each rowid is unique and point to the exact row in the table.</w:t>
      </w:r>
    </w:p>
    <w:p w14:paraId="7783D98A" w14:textId="65FDA8C1" w:rsidR="009E11C2" w:rsidRDefault="009E11C2" w:rsidP="0035659D">
      <w:r>
        <w:t xml:space="preserve">Updating a row does not change the rowid,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2D8C9067" w:rsidR="009E11C2" w:rsidRDefault="00993F3C" w:rsidP="007A1CAB">
      <w:pPr>
        <w:pStyle w:val="Heading1"/>
      </w:pPr>
      <w:bookmarkStart w:id="30" w:name="_Toc212221602"/>
      <w:bookmarkStart w:id="31" w:name="_Toc212235547"/>
      <w:r>
        <w:t>Classification of SQL Statement.</w:t>
      </w:r>
      <w:bookmarkEnd w:id="30"/>
      <w:bookmarkEnd w:id="31"/>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32" w:name="_Toc212221603"/>
      <w:bookmarkStart w:id="33" w:name="_Toc212235548"/>
      <w:r w:rsidRPr="00106D39">
        <w:t>Constraints</w:t>
      </w:r>
      <w:bookmarkEnd w:id="32"/>
      <w:bookmarkEnd w:id="33"/>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boolean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442AF7">
      <w:pPr>
        <w:numPr>
          <w:ilvl w:val="0"/>
          <w:numId w:val="27"/>
        </w:numPr>
      </w:pPr>
      <w:r w:rsidRPr="00442AF7">
        <w:t>Subqueries and scalar subquery expressions</w:t>
      </w:r>
    </w:p>
    <w:p w14:paraId="23C9C68C" w14:textId="77777777" w:rsidR="00442AF7" w:rsidRPr="00442AF7" w:rsidRDefault="00442AF7" w:rsidP="00442AF7">
      <w:pPr>
        <w:numPr>
          <w:ilvl w:val="0"/>
          <w:numId w:val="27"/>
        </w:numPr>
      </w:pPr>
      <w:r w:rsidRPr="00442AF7">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442AF7">
      <w:pPr>
        <w:numPr>
          <w:ilvl w:val="0"/>
          <w:numId w:val="27"/>
        </w:numPr>
      </w:pPr>
      <w:r w:rsidRPr="00442AF7">
        <w:t>Calls to user-defined functions</w:t>
      </w:r>
    </w:p>
    <w:p w14:paraId="43A9FF8C" w14:textId="77777777" w:rsidR="00442AF7" w:rsidRPr="00442AF7" w:rsidRDefault="00442AF7" w:rsidP="00442AF7">
      <w:pPr>
        <w:numPr>
          <w:ilvl w:val="0"/>
          <w:numId w:val="27"/>
        </w:numPr>
      </w:pPr>
      <w:r w:rsidRPr="00442AF7">
        <w:t>Dereferencing of REF columns (for example, using the DEREF function)</w:t>
      </w:r>
    </w:p>
    <w:p w14:paraId="6BBD8230" w14:textId="77777777" w:rsidR="00442AF7" w:rsidRPr="00442AF7" w:rsidRDefault="00442AF7" w:rsidP="00442AF7">
      <w:pPr>
        <w:numPr>
          <w:ilvl w:val="0"/>
          <w:numId w:val="27"/>
        </w:numPr>
      </w:pPr>
      <w:r w:rsidRPr="00442AF7">
        <w:t>Nested table columns or attributes</w:t>
      </w:r>
    </w:p>
    <w:p w14:paraId="60384D98" w14:textId="77777777" w:rsidR="00442AF7" w:rsidRPr="00442AF7" w:rsidRDefault="00442AF7" w:rsidP="00442AF7">
      <w:pPr>
        <w:numPr>
          <w:ilvl w:val="0"/>
          <w:numId w:val="27"/>
        </w:numPr>
      </w:pPr>
      <w:r w:rsidRPr="00442AF7">
        <w:t>The pseudocolumns CURRVAL, NEXTVAL, LEVEL, or ROWNUM</w:t>
      </w:r>
    </w:p>
    <w:p w14:paraId="6B059842" w14:textId="77777777" w:rsidR="00442AF7" w:rsidRPr="00442AF7" w:rsidRDefault="00442AF7" w:rsidP="00442AF7">
      <w:pPr>
        <w:numPr>
          <w:ilvl w:val="0"/>
          <w:numId w:val="27"/>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Informational constraints are rules which developers follow,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6211EE5" w:rsidR="00EB1EC4" w:rsidRPr="00106D39" w:rsidRDefault="00EB1EC4" w:rsidP="00106D39">
      <w:pPr>
        <w:pStyle w:val="Heading1"/>
      </w:pPr>
      <w:bookmarkStart w:id="34" w:name="_Toc212221604"/>
      <w:bookmarkStart w:id="35" w:name="_Toc212235549"/>
      <w:r w:rsidRPr="00106D39">
        <w:t>Grants</w:t>
      </w:r>
      <w:r w:rsidR="0068078F" w:rsidRPr="00106D39">
        <w:t xml:space="preserve"> and Revoke</w:t>
      </w:r>
      <w:r w:rsidR="00106D39">
        <w:t xml:space="preserve"> (DCL)</w:t>
      </w:r>
      <w:bookmarkEnd w:id="34"/>
      <w:bookmarkEnd w:id="35"/>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schema’s.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B7EF4BC" w:rsidR="00EB1EC4" w:rsidRPr="00EB1EC4" w:rsidRDefault="00D10EB6" w:rsidP="00D10EB6">
      <w:pPr>
        <w:pStyle w:val="Heading1"/>
      </w:pPr>
      <w:bookmarkStart w:id="36" w:name="_Toc212221605"/>
      <w:bookmarkStart w:id="37" w:name="_Toc212235550"/>
      <w:r>
        <w:t>Comments</w:t>
      </w:r>
      <w:bookmarkEnd w:id="36"/>
      <w:bookmarkEnd w:id="37"/>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&lt;Table_Name&gt; is “&lt;comment&gt;”;</w:t>
      </w:r>
    </w:p>
    <w:p w14:paraId="3DBE6013" w14:textId="6C70E703" w:rsidR="00D10EB6" w:rsidRDefault="00D10EB6" w:rsidP="00D10EB6">
      <w:r>
        <w:t>COMMENT ON COLUMN &lt;Table_Name.Column.Name&gt;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38" w:name="_Toc212221606"/>
      <w:bookmarkStart w:id="39" w:name="_Toc212235551"/>
      <w:r w:rsidRPr="00106D39">
        <w:t>Creating a table in SQL</w:t>
      </w:r>
      <w:r w:rsidR="00106D39">
        <w:t xml:space="preserve"> (DDL)</w:t>
      </w:r>
      <w:bookmarkEnd w:id="38"/>
      <w:bookmarkEnd w:id="39"/>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t>Table name cannot start with a digit.</w:t>
      </w:r>
    </w:p>
    <w:p w14:paraId="37F395E1" w14:textId="61D752A5" w:rsidR="00F240D3" w:rsidRDefault="00F240D3" w:rsidP="00F240D3">
      <w:pPr>
        <w:pStyle w:val="ListParagraph"/>
        <w:numPr>
          <w:ilvl w:val="0"/>
          <w:numId w:val="5"/>
        </w:numPr>
      </w:pPr>
      <w:r>
        <w:t>Table should not include a space in its name, if its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rPrChange w:id="40" w:author="Faizan Alam" w:date="2025-10-28T19:46:00Z">
            <w:rPr>
              <w:b w:val="0"/>
            </w:rPr>
          </w:rPrChange>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r>
        <w:t>Column  &lt;Datatype&gt;,</w:t>
      </w:r>
    </w:p>
    <w:p w14:paraId="2ACBDC0C" w14:textId="518A818F" w:rsidR="00537177" w:rsidRDefault="00537177" w:rsidP="00C952F9">
      <w:r>
        <w:t>Column  &lt;Datatype&gt;,</w:t>
      </w:r>
    </w:p>
    <w:p w14:paraId="1E600941" w14:textId="59A920DD" w:rsidR="00537177" w:rsidRDefault="00537177" w:rsidP="00C952F9">
      <w:r>
        <w:t>Column  &lt;Datatype&gt;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CREATE TABLE schema_name.Table_name (</w:t>
      </w:r>
    </w:p>
    <w:p w14:paraId="1E975FA5" w14:textId="5D67B84D" w:rsidR="00531B1C" w:rsidRDefault="00531B1C" w:rsidP="00C952F9">
      <w:r>
        <w:t>Column_1 &lt;Data_Type&gt;&lt;Default_value&gt;&lt;Column_level_constraints&gt;</w:t>
      </w:r>
    </w:p>
    <w:p w14:paraId="6F165A61" w14:textId="0C23DE50" w:rsidR="00531B1C" w:rsidRDefault="00531B1C" w:rsidP="00C952F9">
      <w:r>
        <w:t>Column_2&lt;Data_Type&gt;&lt;Default_Value&gt;&lt;Column_level_constraints&gt;</w:t>
      </w:r>
    </w:p>
    <w:p w14:paraId="57144FA5" w14:textId="583294CB" w:rsidR="00531B1C" w:rsidRDefault="00531B1C" w:rsidP="00C952F9">
      <w:r>
        <w:t>Table_Constraint</w:t>
      </w:r>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22AF35E0" w:rsidR="00C87AD7" w:rsidRPr="00106D39" w:rsidRDefault="002A732A" w:rsidP="00106D39">
      <w:pPr>
        <w:pStyle w:val="Heading1"/>
      </w:pPr>
      <w:bookmarkStart w:id="41" w:name="_Toc212221607"/>
      <w:bookmarkStart w:id="42" w:name="_Toc212235552"/>
      <w:r w:rsidRPr="00106D39">
        <w:t>Alter Statement in SQL</w:t>
      </w:r>
      <w:r w:rsidR="00106D39">
        <w:t>(DDL)</w:t>
      </w:r>
      <w:bookmarkEnd w:id="41"/>
      <w:bookmarkEnd w:id="42"/>
    </w:p>
    <w:p w14:paraId="45A67910" w14:textId="17C325C9" w:rsidR="00C87AD7" w:rsidRDefault="00C87AD7" w:rsidP="00C87AD7"/>
    <w:p w14:paraId="37499FCF" w14:textId="2E5254B8" w:rsidR="002A732A" w:rsidRDefault="002A732A" w:rsidP="00C87AD7">
      <w:r>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&lt;change_expression&gt;;</w:t>
      </w:r>
    </w:p>
    <w:p w14:paraId="57B72F3F" w14:textId="4031EACF" w:rsidR="00C910F5" w:rsidRDefault="00C910F5" w:rsidP="00C910F5">
      <w:r>
        <w:t>ALTER TABLE &lt;TABLE NAME&gt; MODIFY &lt;CONSTRAINT_NAME&gt; &lt;change_expression&gt;;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t>RENAME &lt;ExistingTableName&gt; to &lt;NewTableName&gt;</w:t>
      </w:r>
    </w:p>
    <w:p w14:paraId="032C15E0" w14:textId="77777777" w:rsidR="00B1316C" w:rsidRDefault="00B1316C" w:rsidP="009833C6"/>
    <w:p w14:paraId="65406647" w14:textId="36B7A64D" w:rsidR="00F303AE" w:rsidRPr="00106D39" w:rsidRDefault="00F303AE" w:rsidP="00106D39">
      <w:pPr>
        <w:pStyle w:val="Heading1"/>
      </w:pPr>
      <w:bookmarkStart w:id="43" w:name="_Toc212221608"/>
      <w:bookmarkStart w:id="44" w:name="_Toc212235553"/>
      <w:r w:rsidRPr="00106D39">
        <w:t xml:space="preserve">Dropping a Table </w:t>
      </w:r>
      <w:r w:rsidR="00106D39">
        <w:t>(DDL)</w:t>
      </w:r>
      <w:bookmarkEnd w:id="43"/>
      <w:bookmarkEnd w:id="44"/>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6894B428" w:rsidR="001C7DEB" w:rsidRDefault="001C7DEB" w:rsidP="001C7DEB">
      <w:pPr>
        <w:pStyle w:val="Heading1"/>
      </w:pPr>
      <w:bookmarkStart w:id="45" w:name="_Toc212221609"/>
      <w:bookmarkStart w:id="46" w:name="_Toc212235554"/>
      <w:r w:rsidRPr="001C7DEB">
        <w:t>TABLE SPACE AND DATAFILES</w:t>
      </w:r>
      <w:bookmarkEnd w:id="45"/>
      <w:bookmarkEnd w:id="46"/>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is a logical storage container for organizing data. Think of a tablespace like a big box where different kinds of data are stored. Instead of 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77777777" w:rsidR="00C35B5F" w:rsidRPr="00C35B5F" w:rsidRDefault="00C35B5F" w:rsidP="00C35B5F">
      <w:r w:rsidRPr="00C35B5F">
        <w:t>While SYSTEM and SYSAUX handle the database’s internal operations, </w:t>
      </w:r>
      <w:r w:rsidRPr="00C35B5F">
        <w:rPr>
          <w:b/>
          <w:bCs/>
        </w:rPr>
        <w:t>user tablespaces</w:t>
      </w:r>
      <w:r w:rsidRPr="00C35B5F">
        <w:t> are where you store the data that matters to your applications</w:t>
      </w:r>
      <w:ins w:id="47" w:author="Faizan Alam" w:date="2025-10-24T19:52:00Z">
        <w:r w:rsidR="00D87E14">
          <w:t>,</w:t>
        </w:r>
      </w:ins>
      <w:del w:id="48" w:author="Faizan Alam" w:date="2025-10-24T19:52:00Z">
        <w:r w:rsidRPr="00C35B5F">
          <w:delText xml:space="preserve"> —</w:delText>
        </w:r>
      </w:del>
      <w:del w:id="49" w:author="Faizan Alam" w:date="2025-10-24T21:58:00Z">
        <w:r w:rsidRPr="00C35B5F">
          <w:delText xml:space="preserve"> </w:delText>
        </w:r>
      </w:del>
      <w:r w:rsidRPr="00C35B5F">
        <w:t>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38232D">
      <w:pPr>
        <w:pStyle w:val="ListParagraph"/>
        <w:numPr>
          <w:ilvl w:val="0"/>
          <w:numId w:val="28"/>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C35B5F">
      <w:pPr>
        <w:numPr>
          <w:ilvl w:val="0"/>
          <w:numId w:val="13"/>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C35B5F">
      <w:pPr>
        <w:numPr>
          <w:ilvl w:val="0"/>
          <w:numId w:val="13"/>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C35B5F">
      <w:pPr>
        <w:numPr>
          <w:ilvl w:val="0"/>
          <w:numId w:val="14"/>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C35B5F">
      <w:pPr>
        <w:numPr>
          <w:ilvl w:val="0"/>
          <w:numId w:val="14"/>
        </w:numPr>
      </w:pPr>
      <w:r w:rsidRPr="00C35B5F">
        <w:rPr>
          <w:b/>
          <w:bCs/>
        </w:rPr>
        <w:t>Types of segments</w:t>
      </w:r>
      <w:r w:rsidRPr="00C35B5F">
        <w:t>:</w:t>
      </w:r>
    </w:p>
    <w:p w14:paraId="62307B97" w14:textId="77777777" w:rsidR="00C35B5F" w:rsidRPr="00C35B5F" w:rsidRDefault="00C35B5F" w:rsidP="00C35B5F">
      <w:pPr>
        <w:numPr>
          <w:ilvl w:val="0"/>
          <w:numId w:val="14"/>
        </w:numPr>
      </w:pPr>
      <w:r w:rsidRPr="00C35B5F">
        <w:rPr>
          <w:b/>
          <w:bCs/>
        </w:rPr>
        <w:t>Table segments</w:t>
      </w:r>
      <w:r w:rsidRPr="00C35B5F">
        <w:t>: Store data for tables.</w:t>
      </w:r>
    </w:p>
    <w:p w14:paraId="790227BE" w14:textId="77777777" w:rsidR="00C35B5F" w:rsidRPr="00C35B5F" w:rsidRDefault="00C35B5F" w:rsidP="00C35B5F">
      <w:pPr>
        <w:numPr>
          <w:ilvl w:val="0"/>
          <w:numId w:val="14"/>
        </w:numPr>
      </w:pPr>
      <w:r w:rsidRPr="00C35B5F">
        <w:rPr>
          <w:b/>
          <w:bCs/>
        </w:rPr>
        <w:t>Index segments</w:t>
      </w:r>
      <w:r w:rsidRPr="00C35B5F">
        <w:t>: Store data for indexes that speed up queries.</w:t>
      </w:r>
    </w:p>
    <w:p w14:paraId="62BBA6B2" w14:textId="77777777" w:rsidR="00C35B5F" w:rsidRPr="00C35B5F" w:rsidRDefault="00C35B5F" w:rsidP="00C35B5F">
      <w:pPr>
        <w:numPr>
          <w:ilvl w:val="0"/>
          <w:numId w:val="14"/>
        </w:numPr>
      </w:pPr>
      <w:r w:rsidRPr="00C35B5F">
        <w:rPr>
          <w:b/>
          <w:bCs/>
        </w:rPr>
        <w:t>Undo segments</w:t>
      </w:r>
      <w:r w:rsidRPr="00C35B5F">
        <w:t>: Store undo information for transactions.</w:t>
      </w:r>
    </w:p>
    <w:p w14:paraId="53F6F279" w14:textId="77777777" w:rsidR="00C35B5F" w:rsidRPr="00C35B5F" w:rsidRDefault="00C35B5F" w:rsidP="00C35B5F">
      <w:pPr>
        <w:numPr>
          <w:ilvl w:val="0"/>
          <w:numId w:val="14"/>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C35B5F">
      <w:pPr>
        <w:numPr>
          <w:ilvl w:val="0"/>
          <w:numId w:val="15"/>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C35B5F">
      <w:pPr>
        <w:numPr>
          <w:ilvl w:val="0"/>
          <w:numId w:val="15"/>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C35B5F">
      <w:pPr>
        <w:numPr>
          <w:ilvl w:val="0"/>
          <w:numId w:val="16"/>
        </w:numPr>
      </w:pPr>
      <w:r w:rsidRPr="00C35B5F">
        <w:rPr>
          <w:b/>
          <w:bCs/>
        </w:rPr>
        <w:t>Tablespace</w:t>
      </w:r>
      <w:r w:rsidRPr="00C35B5F">
        <w:t>: The overall storage area (box).</w:t>
      </w:r>
    </w:p>
    <w:p w14:paraId="6F07D6A0" w14:textId="77777777" w:rsidR="00C35B5F" w:rsidRPr="00C35B5F" w:rsidRDefault="00C35B5F" w:rsidP="00C35B5F">
      <w:pPr>
        <w:numPr>
          <w:ilvl w:val="0"/>
          <w:numId w:val="16"/>
        </w:numPr>
      </w:pPr>
      <w:r w:rsidRPr="00C35B5F">
        <w:rPr>
          <w:b/>
          <w:bCs/>
        </w:rPr>
        <w:t>Segments</w:t>
      </w:r>
      <w:r w:rsidRPr="00C35B5F">
        <w:t>: Groups of related data inside the tablespace (shelves).</w:t>
      </w:r>
    </w:p>
    <w:p w14:paraId="1AC19C3B" w14:textId="77777777" w:rsidR="00C35B5F" w:rsidRPr="00C35B5F" w:rsidRDefault="00C35B5F" w:rsidP="00C35B5F">
      <w:pPr>
        <w:numPr>
          <w:ilvl w:val="0"/>
          <w:numId w:val="16"/>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SELECT * FROM user_users;</w:t>
      </w:r>
    </w:p>
    <w:p w14:paraId="2D478335" w14:textId="2B81544F" w:rsidR="001C7DEB" w:rsidRDefault="001C7DEB" w:rsidP="00B1316C"/>
    <w:p w14:paraId="1B8C1C30" w14:textId="6B7F0EDE" w:rsidR="001C7DEB" w:rsidRPr="006365E0" w:rsidRDefault="00385256" w:rsidP="006365E0">
      <w:pPr>
        <w:pStyle w:val="Heading1"/>
      </w:pPr>
      <w:bookmarkStart w:id="50" w:name="_Toc212221610"/>
      <w:bookmarkStart w:id="51" w:name="_Toc212235555"/>
      <w:r w:rsidRPr="006365E0">
        <w:t xml:space="preserve">Select Statement </w:t>
      </w:r>
      <w:r w:rsidR="00106D39" w:rsidRPr="006365E0">
        <w:t>(DQL/DML)</w:t>
      </w:r>
      <w:bookmarkEnd w:id="50"/>
      <w:bookmarkEnd w:id="51"/>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&lt;Table_Name&gt;</w:t>
      </w:r>
    </w:p>
    <w:p w14:paraId="5F4540C2" w14:textId="213531E9" w:rsidR="001C7DEB" w:rsidRDefault="008D2464" w:rsidP="00B1316C">
      <w:r>
        <w:t>WHERE &lt;Condition’s separated by comma’s&gt;</w:t>
      </w:r>
    </w:p>
    <w:p w14:paraId="3F7632AC" w14:textId="454E0916" w:rsidR="008D2464" w:rsidRDefault="008D2464" w:rsidP="00B1316C"/>
    <w:p w14:paraId="5DBF5E04" w14:textId="44989C37" w:rsidR="00C04CC3" w:rsidRDefault="00C04CC3" w:rsidP="00C04CC3">
      <w:pPr>
        <w:pStyle w:val="Heading1"/>
      </w:pPr>
      <w:bookmarkStart w:id="52" w:name="_Toc212221611"/>
      <w:bookmarkStart w:id="53" w:name="_Toc212235556"/>
      <w:r>
        <w:t>WHERE Clause</w:t>
      </w:r>
      <w:bookmarkEnd w:id="52"/>
      <w:bookmarkEnd w:id="53"/>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C04CC3">
      <w:pPr>
        <w:numPr>
          <w:ilvl w:val="0"/>
          <w:numId w:val="29"/>
        </w:numPr>
      </w:pPr>
      <w:r w:rsidRPr="00C04CC3">
        <w:t>Filter rows that meet certain conditions</w:t>
      </w:r>
    </w:p>
    <w:p w14:paraId="45DA4A2E" w14:textId="77777777" w:rsidR="00C04CC3" w:rsidRPr="00C04CC3" w:rsidRDefault="00C04CC3" w:rsidP="00C04CC3">
      <w:pPr>
        <w:numPr>
          <w:ilvl w:val="0"/>
          <w:numId w:val="30"/>
        </w:numPr>
      </w:pPr>
      <w:r w:rsidRPr="00C04CC3">
        <w:t>Target specific data using logical, comparison and pattern-based operators</w:t>
      </w:r>
    </w:p>
    <w:p w14:paraId="625C9E60" w14:textId="77777777" w:rsidR="00C04CC3" w:rsidRPr="00C04CC3" w:rsidRDefault="00C04CC3" w:rsidP="00C04CC3">
      <w:pPr>
        <w:numPr>
          <w:ilvl w:val="0"/>
          <w:numId w:val="31"/>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32180E06"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060C41A1" w:rsidR="00615D23" w:rsidRDefault="00615D23" w:rsidP="00615D23">
      <w:pPr>
        <w:pStyle w:val="Heading1"/>
      </w:pPr>
      <w:bookmarkStart w:id="54" w:name="_Toc212221612"/>
      <w:bookmarkStart w:id="55" w:name="_Toc212235557"/>
      <w:r>
        <w:t>Insert Statement</w:t>
      </w:r>
      <w:r w:rsidR="00C11219">
        <w:t xml:space="preserve"> (DML)</w:t>
      </w:r>
      <w:bookmarkEnd w:id="54"/>
      <w:bookmarkEnd w:id="55"/>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&lt;Table_Name&gt; ( &lt;Column names separated by comma’s&gt; )</w:t>
      </w:r>
    </w:p>
    <w:p w14:paraId="529D4F9A" w14:textId="38146BD1" w:rsidR="00385256" w:rsidRDefault="00615D23" w:rsidP="00B1316C">
      <w:r>
        <w:t xml:space="preserve">VALUES ( &lt;Values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C11219">
      <w:pPr>
        <w:pStyle w:val="ListParagraph"/>
        <w:numPr>
          <w:ilvl w:val="0"/>
          <w:numId w:val="17"/>
        </w:numPr>
      </w:pPr>
      <w:r>
        <w:t>A NOT NULL column should always be passed a value, otherwise the query will fail.</w:t>
      </w:r>
    </w:p>
    <w:p w14:paraId="5ED33CD4" w14:textId="7AE82B2D" w:rsidR="00C11219" w:rsidRDefault="00C11219" w:rsidP="00C11219">
      <w:pPr>
        <w:pStyle w:val="ListParagraph"/>
        <w:numPr>
          <w:ilvl w:val="0"/>
          <w:numId w:val="17"/>
        </w:numPr>
      </w:pPr>
      <w:r>
        <w:t>Referential integrity constraints should also be kept in mind.</w:t>
      </w:r>
    </w:p>
    <w:p w14:paraId="65E41836" w14:textId="3AEF82E9" w:rsidR="00C11219" w:rsidRDefault="00C11219" w:rsidP="00C11219">
      <w:pPr>
        <w:pStyle w:val="ListParagraph"/>
        <w:numPr>
          <w:ilvl w:val="0"/>
          <w:numId w:val="17"/>
        </w:numPr>
      </w:pPr>
      <w:r>
        <w:t>Primary key values should not be repeated!</w:t>
      </w:r>
    </w:p>
    <w:p w14:paraId="4FE847BB" w14:textId="77777777" w:rsidR="00C11219" w:rsidRDefault="00C11219" w:rsidP="00C11219"/>
    <w:p w14:paraId="3F4D2468" w14:textId="26DBD9E0" w:rsidR="00385256" w:rsidRDefault="004D54D8" w:rsidP="004D54D8">
      <w:pPr>
        <w:pStyle w:val="Heading1"/>
      </w:pPr>
      <w:bookmarkStart w:id="56" w:name="_Toc212221613"/>
      <w:bookmarkStart w:id="57" w:name="_Toc212235558"/>
      <w:r>
        <w:t>Update Statement (DML)</w:t>
      </w:r>
      <w:bookmarkEnd w:id="56"/>
      <w:bookmarkEnd w:id="57"/>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&lt;Table_Name&gt;</w:t>
      </w:r>
    </w:p>
    <w:p w14:paraId="1F530BBD" w14:textId="534537B1" w:rsidR="004D54D8" w:rsidRDefault="004D54D8" w:rsidP="00B1316C">
      <w:r>
        <w:t>SET &lt;Column_Name&gt; = &lt;expression/value&gt;,</w:t>
      </w:r>
    </w:p>
    <w:p w14:paraId="21765AC4" w14:textId="15685B9C" w:rsidR="004D54D8" w:rsidRDefault="004D54D8" w:rsidP="00B1316C">
      <w:r>
        <w:t xml:space="preserve">       &lt;Column_Name&gt;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6C29B528" w:rsidR="004D54D8" w:rsidRDefault="004D54D8" w:rsidP="004D54D8">
      <w:pPr>
        <w:pStyle w:val="Heading1"/>
      </w:pPr>
      <w:bookmarkStart w:id="58" w:name="_Toc212221614"/>
      <w:bookmarkStart w:id="59" w:name="_Toc212235559"/>
      <w:r>
        <w:t>Delete Statement</w:t>
      </w:r>
      <w:r w:rsidR="00631646">
        <w:t xml:space="preserve"> (DML)</w:t>
      </w:r>
      <w:bookmarkEnd w:id="58"/>
      <w:bookmarkEnd w:id="59"/>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4D54D8">
      <w:pPr>
        <w:numPr>
          <w:ilvl w:val="0"/>
          <w:numId w:val="18"/>
        </w:numPr>
      </w:pPr>
      <w:r w:rsidRPr="004D54D8">
        <w:t>Removes rows based on conditions.</w:t>
      </w:r>
    </w:p>
    <w:p w14:paraId="10FF35C3" w14:textId="77777777" w:rsidR="004D54D8" w:rsidRPr="004D54D8" w:rsidRDefault="004D54D8" w:rsidP="004D54D8">
      <w:pPr>
        <w:numPr>
          <w:ilvl w:val="0"/>
          <w:numId w:val="19"/>
        </w:numPr>
      </w:pPr>
      <w:r w:rsidRPr="004D54D8">
        <w:t>Retains table schema, constraints, and indexes.</w:t>
      </w:r>
    </w:p>
    <w:p w14:paraId="29BE3303" w14:textId="77777777" w:rsidR="004D54D8" w:rsidRPr="004D54D8" w:rsidRDefault="004D54D8" w:rsidP="004D54D8">
      <w:pPr>
        <w:numPr>
          <w:ilvl w:val="0"/>
          <w:numId w:val="20"/>
        </w:numPr>
      </w:pPr>
      <w:r w:rsidRPr="004D54D8">
        <w:t>Can delete a single row or all rows.</w:t>
      </w:r>
    </w:p>
    <w:p w14:paraId="00B7C446" w14:textId="77777777" w:rsidR="004D54D8" w:rsidRPr="004D54D8" w:rsidRDefault="004D54D8" w:rsidP="004D54D8">
      <w:pPr>
        <w:numPr>
          <w:ilvl w:val="0"/>
          <w:numId w:val="21"/>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&lt;Table_Name&gt;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Quick Note: Multiple Columns are always separated using commas, whilst multiple conditions are applied using AND or OR statement.</w:t>
      </w:r>
    </w:p>
    <w:p w14:paraId="495EBCE8" w14:textId="77777777" w:rsidR="00385256" w:rsidRPr="00B1316C" w:rsidRDefault="00385256" w:rsidP="00B1316C"/>
    <w:p w14:paraId="6D466FBF" w14:textId="1F6E5511" w:rsidR="005054C8" w:rsidRDefault="005054C8" w:rsidP="00B1316C">
      <w:pPr>
        <w:pStyle w:val="Heading1"/>
      </w:pPr>
      <w:bookmarkStart w:id="60" w:name="_Toc212221615"/>
      <w:bookmarkStart w:id="61" w:name="_Toc212235560"/>
      <w:r w:rsidRPr="007A1CAB">
        <w:t>Truncate in SQL</w:t>
      </w:r>
      <w:r w:rsidR="00EA30CF" w:rsidRPr="007A1CAB">
        <w:t xml:space="preserve"> (DDL)</w:t>
      </w:r>
      <w:bookmarkEnd w:id="60"/>
      <w:bookmarkEnd w:id="61"/>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&lt;Table_Name&gt;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&lt;Table_Name&gt;;</w:t>
      </w:r>
    </w:p>
    <w:p w14:paraId="61B9434B" w14:textId="70B6B457" w:rsidR="00B60591" w:rsidRDefault="00B60591" w:rsidP="009833C6">
      <w:r>
        <w:t>TRUNCATE TABLE &lt;Table_Name&gt;;</w:t>
      </w:r>
    </w:p>
    <w:p w14:paraId="3F5E49B6" w14:textId="3F2A518A" w:rsidR="00B60591" w:rsidRDefault="00B60591" w:rsidP="00B60591">
      <w:pPr>
        <w:pStyle w:val="ListParagraph"/>
        <w:numPr>
          <w:ilvl w:val="0"/>
          <w:numId w:val="22"/>
        </w:numPr>
      </w:pPr>
      <w:r>
        <w:t>TRUNCATE is a DDL Command thus once applied it can’t be rolled back, while changes made using DELETE (DML) command can be rolled back.</w:t>
      </w:r>
    </w:p>
    <w:p w14:paraId="3F31D28A" w14:textId="6E178ECF" w:rsidR="00B60591" w:rsidRDefault="00B60591" w:rsidP="00B60591">
      <w:pPr>
        <w:pStyle w:val="ListParagraph"/>
        <w:numPr>
          <w:ilvl w:val="0"/>
          <w:numId w:val="22"/>
        </w:numPr>
      </w:pPr>
      <w:r>
        <w:t>DELETE removes data row by row sequentially, thus it is slower in contrast TRUNCATE deletes the data in one go.</w:t>
      </w:r>
    </w:p>
    <w:p w14:paraId="18CE8081" w14:textId="235C4227" w:rsidR="00B60591" w:rsidRDefault="00B60591" w:rsidP="00B60591">
      <w:pPr>
        <w:pStyle w:val="ListParagraph"/>
        <w:numPr>
          <w:ilvl w:val="0"/>
          <w:numId w:val="22"/>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41C5DD9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 xml:space="preserve">with sample_table_1 links to sample_table_2 </w:t>
      </w:r>
      <w:del w:id="62" w:author="Faizan Alam" w:date="2025-10-24T19:52:00Z">
        <w:r>
          <w:delText>using</w:delText>
        </w:r>
      </w:del>
      <w:ins w:id="63" w:author="Faizan Alam" w:date="2025-10-24T19:52:00Z">
        <w:r w:rsidR="00056B6E">
          <w:t>with</w:t>
        </w:r>
      </w:ins>
      <w:r>
        <w:t xml:space="preserve">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406DA81F" w:rsidR="00C056E9" w:rsidRPr="00C056E9" w:rsidRDefault="00C056E9" w:rsidP="00C056E9">
      <w:pPr>
        <w:pStyle w:val="ListParagraph"/>
        <w:numPr>
          <w:ilvl w:val="0"/>
          <w:numId w:val="25"/>
        </w:numPr>
        <w:rPr>
          <w:b/>
          <w:bCs/>
        </w:rPr>
      </w:pPr>
      <w:r w:rsidRPr="00C056E9">
        <w:rPr>
          <w:b/>
          <w:bCs/>
        </w:rPr>
        <w:t xml:space="preserve">DROP </w:t>
      </w:r>
      <w:r w:rsidRPr="00C056E9">
        <w:t>is not allowed on table_sample_</w:t>
      </w:r>
      <w:ins w:id="64" w:author="Faizan Alam" w:date="2025-10-24T19:52:00Z">
        <w:r w:rsidR="00AD3F5E">
          <w:t>1(parent)</w:t>
        </w:r>
        <w:r w:rsidRPr="00C056E9">
          <w:t>,</w:t>
        </w:r>
      </w:ins>
      <w:del w:id="65" w:author="Faizan Alam" w:date="2025-10-24T19:52:00Z">
        <w:r w:rsidRPr="00C056E9">
          <w:delText>2,</w:delText>
        </w:r>
      </w:del>
      <w:r w:rsidRPr="00C056E9">
        <w:t xml:space="preserve">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45C6186D" w:rsidR="00C056E9" w:rsidRDefault="00C056E9" w:rsidP="00C056E9">
      <w:pPr>
        <w:pStyle w:val="ListParagraph"/>
        <w:numPr>
          <w:ilvl w:val="0"/>
          <w:numId w:val="24"/>
        </w:numPr>
      </w:pPr>
      <w:r>
        <w:t xml:space="preserve">Drop </w:t>
      </w:r>
      <w:ins w:id="66" w:author="Faizan Alam" w:date="2025-10-24T19:52:00Z">
        <w:r w:rsidR="00EF72F6">
          <w:t>child</w:t>
        </w:r>
        <w:r>
          <w:t xml:space="preserve"> table(sample_table_</w:t>
        </w:r>
        <w:r w:rsidR="00EF72F6">
          <w:t>2</w:t>
        </w:r>
        <w:r>
          <w:t xml:space="preserve">) first, then drop </w:t>
        </w:r>
      </w:ins>
      <w:r>
        <w:t>parent table(sample_table_1</w:t>
      </w:r>
      <w:del w:id="67" w:author="Faizan Alam" w:date="2025-10-24T19:52:00Z">
        <w:r>
          <w:delText>) first, then drop child table(sample_table_2</w:delText>
        </w:r>
      </w:del>
      <w:r>
        <w:t>).</w:t>
      </w:r>
    </w:p>
    <w:p w14:paraId="5BA3E7CF" w14:textId="0D170741" w:rsidR="00C056E9" w:rsidRDefault="00C056E9" w:rsidP="00C056E9">
      <w:pPr>
        <w:pStyle w:val="ListParagraph"/>
        <w:numPr>
          <w:ilvl w:val="0"/>
          <w:numId w:val="24"/>
        </w:numPr>
      </w:pPr>
      <w:r>
        <w:t>Remove foreign key constraint in sample_table_2</w:t>
      </w:r>
      <w:ins w:id="68" w:author="Faizan Alam" w:date="2025-10-24T19:52:00Z">
        <w:r w:rsidR="007037DF">
          <w:t>(child</w:t>
        </w:r>
      </w:ins>
      <w:ins w:id="69" w:author="Faizan Alam" w:date="2025-10-28T19:46:00Z">
        <w:r w:rsidR="007037DF">
          <w:t>)</w:t>
        </w:r>
        <w:r>
          <w:t>,</w:t>
        </w:r>
      </w:ins>
      <w:ins w:id="70" w:author="Faizan Alam" w:date="2025-10-24T21:58:00Z">
        <w:r w:rsidR="007037DF">
          <w:t>)</w:t>
        </w:r>
        <w:r>
          <w:t>,</w:t>
        </w:r>
      </w:ins>
      <w:ins w:id="71" w:author="Faizan Alam" w:date="2025-10-24T19:52:00Z">
        <w:r w:rsidR="007037DF">
          <w:t>)</w:t>
        </w:r>
        <w:r>
          <w:t>,</w:t>
        </w:r>
      </w:ins>
      <w:del w:id="72" w:author="Faizan Alam" w:date="2025-10-24T19:52:00Z">
        <w:r>
          <w:delText>,</w:delText>
        </w:r>
      </w:del>
      <w:r>
        <w:t xml:space="preserve"> then drop.</w:t>
      </w:r>
    </w:p>
    <w:p w14:paraId="2299A8F1" w14:textId="55B43A59" w:rsidR="00C056E9" w:rsidRDefault="00C056E9" w:rsidP="00C056E9">
      <w:pPr>
        <w:pStyle w:val="ListParagraph"/>
        <w:numPr>
          <w:ilvl w:val="0"/>
          <w:numId w:val="25"/>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C056E9">
      <w:pPr>
        <w:pStyle w:val="ListParagraph"/>
        <w:numPr>
          <w:ilvl w:val="0"/>
          <w:numId w:val="25"/>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4E1615">
      <w:pPr>
        <w:pStyle w:val="ListParagraph"/>
        <w:numPr>
          <w:ilvl w:val="0"/>
          <w:numId w:val="26"/>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4E1615">
      <w:pPr>
        <w:pStyle w:val="ListParagraph"/>
        <w:numPr>
          <w:ilvl w:val="0"/>
          <w:numId w:val="26"/>
        </w:numPr>
        <w:rPr>
          <w:b/>
          <w:bCs/>
        </w:rPr>
      </w:pPr>
      <w:r>
        <w:rPr>
          <w:b/>
          <w:bCs/>
        </w:rPr>
        <w:t xml:space="preserve">TRUNCATE: </w:t>
      </w:r>
      <w:r>
        <w:t>Now that there is data in the tables which is linked through integrity constraints, TRUNCATE is not allowed, as it can affect database integrity.</w:t>
      </w:r>
    </w:p>
    <w:p w14:paraId="4C04FC9C" w14:textId="0CE4E18F" w:rsidR="00603BDE" w:rsidRDefault="004E1615" w:rsidP="00446F3E">
      <w:pPr>
        <w:pStyle w:val="ListParagraph"/>
        <w:numPr>
          <w:ilvl w:val="0"/>
          <w:numId w:val="26"/>
        </w:numPr>
      </w:pPr>
      <w:r w:rsidRPr="00E72B33">
        <w:rPr>
          <w:b/>
          <w:bCs/>
        </w:rPr>
        <w:t xml:space="preserve">DELETE: </w:t>
      </w:r>
      <w:r>
        <w:t>DELETE is allowed in sample_table_2</w:t>
      </w:r>
      <w:ins w:id="73" w:author="Faizan Alam" w:date="2025-10-24T19:52:00Z">
        <w:r w:rsidR="001732F2">
          <w:t>(parent table)</w:t>
        </w:r>
        <w:r w:rsidR="007C4290">
          <w:t xml:space="preserve"> for only values in primary key that are not present in the child table</w:t>
        </w:r>
      </w:ins>
      <w:r w:rsidR="00E72B33">
        <w:t>.</w:t>
      </w:r>
    </w:p>
    <w:p w14:paraId="18E9913A" w14:textId="425FB039" w:rsidR="001B5FCF" w:rsidRDefault="001B5FCF" w:rsidP="006511DD"/>
    <w:p w14:paraId="6BF85B23" w14:textId="77777777" w:rsidR="007A1CAB" w:rsidRDefault="007A1CAB" w:rsidP="006511DD"/>
    <w:p w14:paraId="5195C6D6" w14:textId="107BE626" w:rsidR="001B5FCF" w:rsidRDefault="001B5FCF" w:rsidP="001B5FCF">
      <w:pPr>
        <w:pStyle w:val="Heading1"/>
      </w:pPr>
      <w:bookmarkStart w:id="74" w:name="_Toc212221616"/>
      <w:bookmarkStart w:id="75" w:name="_Toc212235561"/>
      <w:r w:rsidRPr="00A67F18">
        <w:t>TCL (Transaction Control Language)</w:t>
      </w:r>
      <w:bookmarkEnd w:id="74"/>
      <w:bookmarkEnd w:id="75"/>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794460B7" w:rsidR="002201A6" w:rsidRDefault="002201A6" w:rsidP="001B5FCF">
      <w:r w:rsidRPr="002201A6">
        <w:rPr>
          <w:b/>
          <w:bCs/>
        </w:rPr>
        <w:t xml:space="preserve">Rollback: </w:t>
      </w:r>
      <w:r>
        <w:t xml:space="preserve">Rollback is used to undo certain </w:t>
      </w:r>
      <w:ins w:id="76" w:author="Faizan Alam" w:date="2025-10-24T19:52:00Z">
        <w:r w:rsidR="00CD4ECA">
          <w:t>changes made in a database; rollback command does not reverse DDL operations.</w:t>
        </w:r>
      </w:ins>
    </w:p>
    <w:p w14:paraId="7C9DC8E5" w14:textId="21E75C33" w:rsidR="00CD4ECA" w:rsidRPr="00CD4ECA" w:rsidRDefault="00CD4ECA" w:rsidP="001B5FCF">
      <w:pPr>
        <w:rPr>
          <w:ins w:id="77" w:author="Faizan Alam" w:date="2025-10-24T19:52:00Z"/>
        </w:rPr>
      </w:pPr>
      <w:ins w:id="78" w:author="Faizan Alam" w:date="2025-10-24T19:52:00Z">
        <w:r w:rsidRPr="00CD4ECA">
          <w:rPr>
            <w:b/>
            <w:bCs/>
          </w:rPr>
          <w:t xml:space="preserve">Savepoint: </w:t>
        </w:r>
        <w:r>
          <w:t>Serves as a checkpoint/snapshot of a state of the database which the rollback command can rollback to.</w:t>
        </w:r>
      </w:ins>
    </w:p>
    <w:p w14:paraId="4F3F4065" w14:textId="135FF810" w:rsidR="007A1CAB" w:rsidRDefault="007A1CAB" w:rsidP="001B5FCF"/>
    <w:p w14:paraId="63BC345C" w14:textId="46319041" w:rsidR="0005457F" w:rsidRDefault="0005457F" w:rsidP="001B5FCF">
      <w:pPr>
        <w:rPr>
          <w:del w:id="79" w:author="Faizan Alam" w:date="2025-10-24T19:52:00Z"/>
        </w:rPr>
      </w:pPr>
    </w:p>
    <w:p w14:paraId="7677D77D" w14:textId="6E92DA5B" w:rsidR="0005457F" w:rsidRDefault="0005457F" w:rsidP="001B5FCF">
      <w:pPr>
        <w:rPr>
          <w:del w:id="80" w:author="Faizan Alam" w:date="2025-10-24T19:52:00Z"/>
        </w:rPr>
      </w:pPr>
    </w:p>
    <w:p w14:paraId="12CFD052" w14:textId="4977859F" w:rsidR="0005457F" w:rsidRDefault="0005457F" w:rsidP="001B5FCF">
      <w:pPr>
        <w:rPr>
          <w:del w:id="81" w:author="Faizan Alam" w:date="2025-10-24T19:52:00Z"/>
        </w:rPr>
      </w:pPr>
    </w:p>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82" w:name="_Toc212221617"/>
      <w:bookmarkStart w:id="83" w:name="_Toc212235562"/>
      <w:r>
        <w:t>Merge Statement</w:t>
      </w:r>
      <w:bookmarkEnd w:id="82"/>
      <w:bookmarkEnd w:id="83"/>
      <w:r>
        <w:t xml:space="preserve"> </w:t>
      </w:r>
    </w:p>
    <w:p w14:paraId="515E43B8" w14:textId="77777777" w:rsidR="0005457F" w:rsidRPr="007A1CAB" w:rsidRDefault="0005457F" w:rsidP="0005457F"/>
    <w:p w14:paraId="2858BD04" w14:textId="4347C5C9"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 xml:space="preserve">The target table must be local to the database to which the current session is connected, but you can specify a remote </w:t>
      </w:r>
      <w:del w:id="84" w:author="Faizan Alam" w:date="2025-10-24T19:52:00Z">
        <w:r w:rsidRPr="00B73029">
          <w:delText xml:space="preserve">a </w:delText>
        </w:r>
      </w:del>
      <w:r w:rsidRPr="00B73029">
        <w:t xml:space="preserve">table as </w:t>
      </w:r>
      <w:ins w:id="85" w:author="Faizan Alam" w:date="2025-10-28T19:46:00Z">
        <w:r w:rsidR="00EA24E6">
          <w:t>a</w:t>
        </w:r>
      </w:ins>
      <w:ins w:id="86" w:author="Faizan Alam" w:date="2025-10-24T21:58:00Z">
        <w:r w:rsidR="00EA24E6">
          <w:t>a</w:t>
        </w:r>
      </w:ins>
      <w:ins w:id="87" w:author="Faizan Alam" w:date="2025-10-24T19:52:00Z">
        <w:r w:rsidR="00EA24E6">
          <w:t>a</w:t>
        </w:r>
      </w:ins>
      <w:del w:id="88" w:author="Faizan Alam" w:date="2025-10-24T19:52:00Z">
        <w:r w:rsidRPr="00B73029">
          <w:delText>the</w:delText>
        </w:r>
      </w:del>
      <w:r w:rsidRPr="00B73029">
        <w:t xml:space="preserv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B25CAD1" w:rsidR="006365E0" w:rsidRDefault="006365E0" w:rsidP="0005457F">
      <w:r w:rsidRPr="00D34365">
        <w:rPr>
          <w:b/>
          <w:bCs/>
        </w:rPr>
        <w:t>MERGE INTO</w:t>
      </w:r>
      <w:r>
        <w:t xml:space="preserve"> &lt;Table_Name&gt; &lt;alias&gt;</w:t>
      </w:r>
      <w:ins w:id="89" w:author="Faizan Alam" w:date="2025-10-24T19:52:00Z">
        <w:r w:rsidR="00C401FA">
          <w:tab/>
          <w:t xml:space="preserve"> </w:t>
        </w:r>
      </w:ins>
    </w:p>
    <w:p w14:paraId="6FC94A8E" w14:textId="70DB8115" w:rsidR="006365E0" w:rsidRDefault="006365E0" w:rsidP="0005457F">
      <w:r>
        <w:t>USING &lt;Table_Name&gt; &lt;alias&gt;</w:t>
      </w:r>
    </w:p>
    <w:p w14:paraId="4B30787E" w14:textId="0E9772D8" w:rsidR="006365E0" w:rsidRDefault="006365E0" w:rsidP="0005457F">
      <w:r>
        <w:t xml:space="preserve">ON </w:t>
      </w:r>
      <w:r w:rsidR="001C1625">
        <w:t>(</w:t>
      </w:r>
      <w:r>
        <w:t>&lt;merge_condition&gt;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UPDATE SET &lt;operation1, operation2, …..&gt;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&lt;Delete_Condition&gt;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INSERT (col1, col2, …..)</w:t>
      </w:r>
    </w:p>
    <w:p w14:paraId="53809B83" w14:textId="3EEC78C6" w:rsidR="00D34365" w:rsidRDefault="00D34365" w:rsidP="006365E0">
      <w:r>
        <w:tab/>
        <w:t>VALUES (value1, value2, …..)</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90" w:name="_Toc212221618"/>
      <w:bookmarkStart w:id="91" w:name="_Toc212235563"/>
      <w:r>
        <w:t>Order by clause</w:t>
      </w:r>
      <w:bookmarkEnd w:id="90"/>
      <w:bookmarkEnd w:id="91"/>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&lt;Table_Name&gt;</w:t>
      </w:r>
    </w:p>
    <w:p w14:paraId="63CE91A2" w14:textId="77777777" w:rsidR="00244868" w:rsidRDefault="00A51D6A" w:rsidP="001B5FCF">
      <w:r>
        <w:t>ORDER BY &lt;Column_Name&gt;;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&lt;Table_Name&gt;</w:t>
      </w:r>
    </w:p>
    <w:p w14:paraId="439F4C3A" w14:textId="01DB4FD8" w:rsidR="00244868" w:rsidRDefault="00244868" w:rsidP="00244868">
      <w:r>
        <w:t xml:space="preserve">ORDER BY &lt;Column_Name&gt;  ASC|DESC;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&lt;Table_Name&gt;</w:t>
      </w:r>
    </w:p>
    <w:p w14:paraId="6B4D655A" w14:textId="7CB324AF" w:rsidR="00A51D6A" w:rsidRDefault="00244868" w:rsidP="00244868">
      <w:r>
        <w:t>ORDER BY &lt;Column_1&gt;</w:t>
      </w:r>
      <w:r w:rsidR="00335D56">
        <w:t xml:space="preserve"> ASC | DESC </w:t>
      </w:r>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&lt;Table_Name&gt;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t>SELECT * FROM &lt;Table_Name&gt;</w:t>
      </w:r>
    </w:p>
    <w:p w14:paraId="627ECF3F" w14:textId="0564BE74" w:rsidR="00A547CD" w:rsidRDefault="00A547CD" w:rsidP="00A547CD">
      <w:r>
        <w:t>ORDER BY &lt;1&gt;, &lt;4&gt;  NULL</w:t>
      </w:r>
      <w:r w:rsidR="000B56E4">
        <w:t>S</w:t>
      </w:r>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&lt;Table_Name&gt;</w:t>
      </w:r>
    </w:p>
    <w:p w14:paraId="49F5A618" w14:textId="4574B8CF" w:rsidR="00121A9F" w:rsidRDefault="00121A9F" w:rsidP="00244868">
      <w:r>
        <w:t>ORDER BY &lt;Column_Name&gt;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&lt;Table_Name&gt;</w:t>
      </w:r>
    </w:p>
    <w:p w14:paraId="4A0B2AB0" w14:textId="473D5B49" w:rsidR="00671188" w:rsidRDefault="00671188" w:rsidP="00671188">
      <w:r>
        <w:t>ORDER BY &lt;Column_Name&gt;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&lt;Table_Name&gt;</w:t>
      </w:r>
    </w:p>
    <w:p w14:paraId="5A51734D" w14:textId="2A26A567" w:rsidR="00CF13D5" w:rsidRDefault="00CF13D5" w:rsidP="00CF13D5">
      <w:r>
        <w:t xml:space="preserve">ORDER BY &lt;Column_Name&gt;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77777777" w:rsidR="004F7E8D" w:rsidRDefault="00CF13D5" w:rsidP="00CF13D5">
      <w:r>
        <w:t xml:space="preserve">NEXT and FIRST keywords return the same result when no OFFSET statement </w:t>
      </w:r>
      <w:ins w:id="92" w:author="Faizan Alam" w:date="2025-10-28T19:46:00Z">
        <w:r w:rsidR="00C401FA">
          <w:t>preceeds</w:t>
        </w:r>
      </w:ins>
      <w:ins w:id="93" w:author="Faizan Alam" w:date="2025-10-24T21:58:00Z">
        <w:r w:rsidR="00C401FA">
          <w:t>preceeds</w:t>
        </w:r>
      </w:ins>
      <w:ins w:id="94" w:author="Faizan Alam" w:date="2025-10-24T19:52:00Z">
        <w:r w:rsidR="00C401FA">
          <w:t>preceeds</w:t>
        </w:r>
      </w:ins>
      <w:del w:id="95" w:author="Faizan Alam" w:date="2025-10-24T19:52:00Z">
        <w:r>
          <w:delText>proceeds</w:delText>
        </w:r>
      </w:del>
      <w:r>
        <w:t xml:space="preserve"> them. NEXT is usually used when FETCH is followed by OFFSET.</w:t>
      </w:r>
    </w:p>
    <w:p w14:paraId="6078DD60" w14:textId="6FEAC2E4" w:rsidR="00CF13D5" w:rsidRDefault="004F7E8D" w:rsidP="00CF13D5">
      <w:r>
        <w:t xml:space="preserve">WITH TIES as discussed returns </w:t>
      </w:r>
      <w:r w:rsidR="00253A25">
        <w:t>all matching</w:t>
      </w:r>
      <w:r>
        <w:t xml:space="preserve"> rows that specify condition.</w:t>
      </w:r>
      <w:r w:rsidR="00CF13D5">
        <w:t xml:space="preserve"> </w:t>
      </w:r>
    </w:p>
    <w:p w14:paraId="49FDF418" w14:textId="35B34BBD" w:rsidR="00CF13D5" w:rsidRDefault="00CF13D5" w:rsidP="00244868"/>
    <w:p w14:paraId="04DDAFDB" w14:textId="0951D7FB" w:rsidR="00E1255A" w:rsidRDefault="00E1255A" w:rsidP="00E1255A">
      <w:pPr>
        <w:pStyle w:val="Heading1"/>
        <w:rPr>
          <w:ins w:id="96" w:author="Faizan Alam" w:date="2025-10-24T00:54:00Z"/>
        </w:rPr>
      </w:pPr>
      <w:bookmarkStart w:id="97" w:name="_Toc212221619"/>
      <w:bookmarkStart w:id="98" w:name="_Toc212235564"/>
      <w:ins w:id="99" w:author="Faizan Alam" w:date="2025-10-24T00:54:00Z">
        <w:r w:rsidRPr="00E1255A">
          <w:t>SQL JOINS</w:t>
        </w:r>
        <w:bookmarkEnd w:id="97"/>
        <w:bookmarkEnd w:id="98"/>
      </w:ins>
    </w:p>
    <w:p w14:paraId="23D766A4" w14:textId="77777777" w:rsidR="007E62F2" w:rsidRPr="007E62F2" w:rsidRDefault="007E62F2" w:rsidP="007E62F2">
      <w:pPr>
        <w:rPr>
          <w:ins w:id="100" w:author="Faizan Alam" w:date="2025-10-24T00:54:00Z"/>
        </w:rPr>
      </w:pPr>
    </w:p>
    <w:p w14:paraId="49CBFC11" w14:textId="77777777" w:rsidR="0005457F" w:rsidRDefault="00FB6D4D" w:rsidP="00244868">
      <w:pPr>
        <w:rPr>
          <w:ins w:id="101" w:author="Faizan Alam" w:date="2025-10-24T00:54:00Z"/>
        </w:rPr>
      </w:pPr>
      <w:ins w:id="102" w:author="Faizan Alam" w:date="2025-10-24T00:54:00Z">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ins>
    </w:p>
    <w:p w14:paraId="34503762" w14:textId="2F3F3033" w:rsidR="007E62F2" w:rsidRDefault="007E62F2" w:rsidP="00244868">
      <w:pPr>
        <w:rPr>
          <w:ins w:id="103" w:author="Faizan Alam" w:date="2025-10-24T00:54:00Z"/>
        </w:rPr>
      </w:pPr>
      <w:ins w:id="104" w:author="Faizan Alam" w:date="2025-10-24T00:54:00Z">
        <w:r w:rsidRPr="007E62F2">
          <w:t>When an SQL query features a join, the relational database management system (RDBMS) will search for data in all the tables you include within that join. It then combines the results and presents them in a new table.</w:t>
        </w:r>
      </w:ins>
    </w:p>
    <w:p w14:paraId="1E721523" w14:textId="77777777" w:rsidR="007E62F2" w:rsidRPr="007E62F2" w:rsidRDefault="007E62F2" w:rsidP="007E62F2">
      <w:pPr>
        <w:rPr>
          <w:ins w:id="105" w:author="Faizan Alam" w:date="2025-10-24T00:54:00Z"/>
          <w:b/>
          <w:bCs/>
        </w:rPr>
      </w:pPr>
      <w:ins w:id="106" w:author="Faizan Alam" w:date="2025-10-24T00:54:00Z">
        <w:r w:rsidRPr="007E62F2">
          <w:rPr>
            <w:b/>
            <w:bCs/>
          </w:rPr>
          <w:t>SQL Joins Are More Efficient</w:t>
        </w:r>
      </w:ins>
    </w:p>
    <w:p w14:paraId="19A196F1" w14:textId="77777777" w:rsidR="007E62F2" w:rsidRPr="007E62F2" w:rsidRDefault="007E62F2" w:rsidP="007E62F2">
      <w:pPr>
        <w:rPr>
          <w:ins w:id="107" w:author="Faizan Alam" w:date="2025-10-24T00:54:00Z"/>
        </w:rPr>
      </w:pPr>
      <w:ins w:id="108" w:author="Faizan Alam" w:date="2025-10-24T00:54:00Z">
        <w:r w:rsidRPr="007E62F2">
          <w:t>At some point in your career, you’ll likely find yourself in a situation where you need to combine data from two or more tables. SQL joins to provide you with the most efficient way to do that.</w:t>
        </w:r>
      </w:ins>
    </w:p>
    <w:p w14:paraId="67284A01" w14:textId="77777777" w:rsidR="007E62F2" w:rsidRPr="007E62F2" w:rsidRDefault="007E62F2" w:rsidP="007E62F2">
      <w:pPr>
        <w:rPr>
          <w:ins w:id="109" w:author="Faizan Alam" w:date="2025-10-24T00:54:00Z"/>
        </w:rPr>
      </w:pPr>
      <w:ins w:id="110" w:author="Faizan Alam" w:date="2025-10-24T00:54:00Z">
        <w:r w:rsidRPr="007E62F2">
          <w:t>Imagine you had a table that included the names of all the students in a grade and all of their classes. If you wanted to change one student’s name, you’d have to change it multiple times to ensure it’s consistent across all their different classes.</w:t>
        </w:r>
      </w:ins>
    </w:p>
    <w:p w14:paraId="0FABF9E2" w14:textId="77777777" w:rsidR="007E62F2" w:rsidRPr="007E62F2" w:rsidRDefault="007E62F2" w:rsidP="007E62F2">
      <w:pPr>
        <w:rPr>
          <w:ins w:id="111" w:author="Faizan Alam" w:date="2025-10-24T00:54:00Z"/>
        </w:rPr>
      </w:pPr>
      <w:ins w:id="112" w:author="Faizan Alam" w:date="2025-10-24T00:54:00Z">
        <w:r w:rsidRPr="007E62F2">
          <w:t>To accomplish this, you </w:t>
        </w:r>
        <w:r w:rsidRPr="007E62F2">
          <w:rPr>
            <w:i/>
            <w:iCs/>
          </w:rPr>
          <w:t>could</w:t>
        </w:r>
        <w:r w:rsidRPr="007E62F2">
          <w:t> separate all the data into a student table and a classes table.</w:t>
        </w:r>
      </w:ins>
    </w:p>
    <w:p w14:paraId="539E0DB2" w14:textId="77777777" w:rsidR="007E62F2" w:rsidRPr="007E62F2" w:rsidRDefault="007E62F2" w:rsidP="007E62F2">
      <w:pPr>
        <w:rPr>
          <w:ins w:id="113" w:author="Faizan Alam" w:date="2025-10-24T00:54:00Z"/>
        </w:rPr>
      </w:pPr>
      <w:ins w:id="114" w:author="Faizan Alam" w:date="2025-10-24T00:54:00Z">
        <w:r w:rsidRPr="007E62F2">
          <w:t>This option would make it easier for you to update the student’s name. However, it wouldn’t make your job easier overall and would take a lot more time in the long run.</w:t>
        </w:r>
      </w:ins>
    </w:p>
    <w:p w14:paraId="71804126" w14:textId="77777777" w:rsidR="007E62F2" w:rsidRPr="007E62F2" w:rsidRDefault="007E62F2" w:rsidP="007E62F2">
      <w:pPr>
        <w:rPr>
          <w:ins w:id="115" w:author="Faizan Alam" w:date="2025-10-24T00:54:00Z"/>
        </w:rPr>
      </w:pPr>
      <w:ins w:id="116" w:author="Faizan Alam" w:date="2025-10-24T00:54:00Z">
        <w:r w:rsidRPr="007E62F2">
          <w:t>After you separated the tables to make the name change, you’d then have to put everything back together in a table that would help the database answer other important questions. With SQL joins, though, you have a faster option.</w:t>
        </w:r>
      </w:ins>
    </w:p>
    <w:p w14:paraId="605046B0" w14:textId="77777777" w:rsidR="007E62F2" w:rsidRPr="007E62F2" w:rsidRDefault="007E62F2" w:rsidP="007E62F2">
      <w:pPr>
        <w:rPr>
          <w:ins w:id="117" w:author="Faizan Alam" w:date="2025-10-24T00:54:00Z"/>
        </w:rPr>
      </w:pPr>
      <w:ins w:id="118" w:author="Faizan Alam" w:date="2025-10-24T00:54:00Z">
        <w:r w:rsidRPr="007E62F2">
          <w:t>SQL joins will help you complete this task faster, producing the same results in less time.</w:t>
        </w:r>
      </w:ins>
    </w:p>
    <w:p w14:paraId="02B4BFC2" w14:textId="77777777" w:rsidR="007E62F2" w:rsidRPr="007E62F2" w:rsidRDefault="007E62F2" w:rsidP="007E62F2">
      <w:pPr>
        <w:rPr>
          <w:ins w:id="119" w:author="Faizan Alam" w:date="2025-10-24T00:54:00Z"/>
          <w:b/>
          <w:bCs/>
        </w:rPr>
      </w:pPr>
      <w:ins w:id="120" w:author="Faizan Alam" w:date="2025-10-24T00:54:00Z">
        <w:r w:rsidRPr="007E62F2">
          <w:rPr>
            <w:b/>
            <w:bCs/>
          </w:rPr>
          <w:t>SQL Joins Maintain Normalized Databases</w:t>
        </w:r>
      </w:ins>
    </w:p>
    <w:p w14:paraId="6B2D2594" w14:textId="77777777" w:rsidR="007E62F2" w:rsidRPr="007E62F2" w:rsidRDefault="007E62F2" w:rsidP="007E62F2">
      <w:pPr>
        <w:rPr>
          <w:ins w:id="121" w:author="Faizan Alam" w:date="2025-10-24T00:54:00Z"/>
        </w:rPr>
      </w:pPr>
      <w:ins w:id="122" w:author="Faizan Alam" w:date="2025-10-24T00:54:00Z">
        <w:r w:rsidRPr="007E62F2">
          <w:t>Normalization is a process of organizing data in databases. It includes table creation and establishing relationships between those tables based on </w:t>
        </w:r>
      </w:ins>
      <w:ins w:id="123" w:author="Faizan Alam" w:date="2025-10-24T19:52:00Z">
        <w:r w:rsidRPr="008D75DD">
          <w:t>certain rules</w:t>
        </w:r>
      </w:ins>
      <w:ins w:id="124" w:author="Faizan Alam" w:date="2025-10-28T19:46:00Z">
        <w:r w:rsidRPr="007E62F2">
          <w:t>.</w:t>
        </w:r>
      </w:ins>
      <w:ins w:id="125" w:author="Faizan Alam" w:date="2025-10-24T21:58:00Z">
        <w:r w:rsidRPr="007E62F2">
          <w:t>.</w:t>
        </w:r>
      </w:ins>
      <w:ins w:id="126" w:author="Faizan Alam" w:date="2025-10-24T19:52:00Z">
        <w:r w:rsidRPr="007E62F2">
          <w:t>.</w:t>
        </w:r>
      </w:ins>
      <w:ins w:id="127" w:author="Faizan Alam" w:date="2025-10-24T00:54:00Z">
        <w:r w:rsidRPr="007E62F2">
          <w:fldChar w:fldCharType="begin"/>
        </w:r>
        <w:r w:rsidRPr="007E62F2">
          <w:instrText xml:space="preserve"> HYPERLINK "https://www.ibm.com/docs/en/informix-servers/12.10?topic=SSGU8G_12.1.0/com.ibm.ddi.doc/ids_ddi_191.htm" \t "_blank" </w:instrText>
        </w:r>
        <w:r w:rsidRPr="007E62F2">
          <w:fldChar w:fldCharType="separate"/>
        </w:r>
        <w:r w:rsidRPr="007E62F2">
          <w:rPr>
            <w:rStyle w:val="Hyperlink"/>
          </w:rPr>
          <w:t>certain rules</w:t>
        </w:r>
        <w:r w:rsidRPr="007E62F2">
          <w:fldChar w:fldCharType="end"/>
        </w:r>
        <w:r w:rsidRPr="007E62F2">
          <w:t>.</w:t>
        </w:r>
      </w:ins>
    </w:p>
    <w:p w14:paraId="3E079023" w14:textId="77777777" w:rsidR="007E62F2" w:rsidRPr="007E62F2" w:rsidRDefault="007E62F2" w:rsidP="007E62F2">
      <w:pPr>
        <w:rPr>
          <w:ins w:id="128" w:author="Faizan Alam" w:date="2025-10-24T00:54:00Z"/>
        </w:rPr>
      </w:pPr>
      <w:ins w:id="129" w:author="Faizan Alam" w:date="2025-10-24T00:54:00Z">
        <w:r w:rsidRPr="007E62F2">
          <w:t>Normalization helps you to reduce data redundancy, allowing for fewer data anomalies when you delete or update records.</w:t>
        </w:r>
      </w:ins>
    </w:p>
    <w:p w14:paraId="43315260" w14:textId="77777777" w:rsidR="007E62F2" w:rsidRPr="007E62F2" w:rsidRDefault="007E62F2" w:rsidP="007E62F2">
      <w:pPr>
        <w:rPr>
          <w:ins w:id="130" w:author="Faizan Alam" w:date="2025-10-24T00:54:00Z"/>
        </w:rPr>
      </w:pPr>
      <w:ins w:id="131" w:author="Faizan Alam" w:date="2025-10-24T00:54:00Z">
        <w:r w:rsidRPr="007E62F2">
          <w:t>Reducing redundancy also prevents wasted disk space and saves you from many potential maintenance problems (which will also slow down your process and interfere with productivity).</w:t>
        </w:r>
      </w:ins>
    </w:p>
    <w:p w14:paraId="5632078A" w14:textId="77777777" w:rsidR="007E62F2" w:rsidRPr="007E62F2" w:rsidRDefault="007E62F2" w:rsidP="007E62F2">
      <w:pPr>
        <w:rPr>
          <w:ins w:id="132" w:author="Faizan Alam" w:date="2025-10-24T00:54:00Z"/>
        </w:rPr>
      </w:pPr>
      <w:ins w:id="133" w:author="Faizan Alam" w:date="2025-10-24T00:54:00Z">
        <w:r w:rsidRPr="007E62F2">
          <w:t>SQL joins maintain normalized databases and save you from having to do extra work to fix redundancies, wasted space, etc.</w:t>
        </w:r>
      </w:ins>
    </w:p>
    <w:p w14:paraId="58580ABB" w14:textId="77777777" w:rsidR="007E62F2" w:rsidRPr="007E62F2" w:rsidRDefault="007E62F2" w:rsidP="007E62F2">
      <w:pPr>
        <w:rPr>
          <w:ins w:id="134" w:author="Faizan Alam" w:date="2025-10-24T00:54:00Z"/>
          <w:b/>
          <w:bCs/>
        </w:rPr>
      </w:pPr>
      <w:ins w:id="135" w:author="Faizan Alam" w:date="2025-10-24T00:54:00Z">
        <w:r w:rsidRPr="007E62F2">
          <w:rPr>
            <w:b/>
            <w:bCs/>
          </w:rPr>
          <w:t>SQL Joins Reduce Database Workload</w:t>
        </w:r>
      </w:ins>
    </w:p>
    <w:p w14:paraId="44A07A5B" w14:textId="77777777" w:rsidR="007E62F2" w:rsidRPr="007E62F2" w:rsidRDefault="007E62F2" w:rsidP="007E62F2">
      <w:pPr>
        <w:rPr>
          <w:ins w:id="136" w:author="Faizan Alam" w:date="2025-10-24T00:54:00Z"/>
        </w:rPr>
      </w:pPr>
      <w:ins w:id="137" w:author="Faizan Alam" w:date="2025-10-24T00:54:00Z">
        <w:r w:rsidRPr="007E62F2">
          <w:t>SQL Joins also reduce the workload placed on the database because you can use one join query to get the same result as multiple queries. Why would you wear yourself (and the database) out with multiple steps when one step produces the same thing?</w:t>
        </w:r>
      </w:ins>
    </w:p>
    <w:p w14:paraId="5B82C767" w14:textId="77777777" w:rsidR="007E62F2" w:rsidRPr="007E62F2" w:rsidRDefault="007E62F2" w:rsidP="007E62F2">
      <w:pPr>
        <w:rPr>
          <w:ins w:id="138" w:author="Faizan Alam" w:date="2025-10-24T00:54:00Z"/>
        </w:rPr>
      </w:pPr>
      <w:ins w:id="139" w:author="Faizan Alam" w:date="2025-10-24T00:54:00Z">
        <w:r w:rsidRPr="007E62F2">
          <w:t>When you reduce the database workload, you can make better use of the database’s various functions (search, filter, sort, etc.).</w:t>
        </w:r>
      </w:ins>
    </w:p>
    <w:p w14:paraId="4328AC29" w14:textId="08CFE8D9" w:rsidR="007E62F2" w:rsidRDefault="007E62F2" w:rsidP="007E62F2">
      <w:pPr>
        <w:rPr>
          <w:ins w:id="140" w:author="Faizan Alam" w:date="2025-10-24T00:54:00Z"/>
        </w:rPr>
      </w:pPr>
      <w:ins w:id="141" w:author="Faizan Alam" w:date="2025-10-24T00:54:00Z">
        <w:r w:rsidRPr="007E62F2">
          <w:t>You can also work more efficiently and reduce your chances of experiencing time-consuming (and potentially costly) maintenance issues, freeing yourself up to focus on other important aspects of your job.</w:t>
        </w:r>
      </w:ins>
    </w:p>
    <w:p w14:paraId="2D79F5BF" w14:textId="16A802C9" w:rsidR="00825683" w:rsidRPr="008D75DD" w:rsidRDefault="008D75DD" w:rsidP="007E62F2">
      <w:pPr>
        <w:rPr>
          <w:ins w:id="142" w:author="Faizan Alam" w:date="2025-10-24T00:54:00Z"/>
          <w:b/>
          <w:i/>
        </w:rPr>
      </w:pPr>
      <w:ins w:id="143" w:author="Faizan Alam" w:date="2025-10-24T19:52:00Z">
        <w:r w:rsidRPr="008D75DD">
          <w:rPr>
            <w:i/>
            <w:iCs/>
          </w:rPr>
          <w:t xml:space="preserve">Note: </w:t>
        </w:r>
      </w:ins>
      <w:ins w:id="144" w:author="Faizan Alam" w:date="2025-10-24T00:54:00Z">
        <w:r w:rsidR="00825683" w:rsidRPr="008D75DD">
          <w:rPr>
            <w:i/>
          </w:rPr>
          <w:t xml:space="preserve">Join is always </w:t>
        </w:r>
        <w:r w:rsidR="00825683" w:rsidRPr="008D75DD">
          <w:rPr>
            <w:b/>
            <w:i/>
          </w:rPr>
          <w:t>cross product + condition.</w:t>
        </w:r>
      </w:ins>
    </w:p>
    <w:p w14:paraId="2628F09E" w14:textId="1945019A" w:rsidR="007E62F2" w:rsidRDefault="007E62F2" w:rsidP="00244868">
      <w:pPr>
        <w:rPr>
          <w:ins w:id="145" w:author="Faizan Alam" w:date="2025-10-24T00:54:00Z"/>
        </w:rPr>
      </w:pPr>
    </w:p>
    <w:p w14:paraId="59F135F5" w14:textId="77777777" w:rsidR="007E62F2" w:rsidRPr="007E62F2" w:rsidRDefault="007E62F2" w:rsidP="007E62F2">
      <w:pPr>
        <w:rPr>
          <w:ins w:id="146" w:author="Faizan Alam" w:date="2025-10-24T00:54:00Z"/>
          <w:b/>
          <w:bCs/>
        </w:rPr>
      </w:pPr>
      <w:ins w:id="147" w:author="Faizan Alam" w:date="2025-10-24T00:54:00Z">
        <w:r w:rsidRPr="007E62F2">
          <w:rPr>
            <w:b/>
            <w:bCs/>
          </w:rPr>
          <w:t>SQL Join Types</w:t>
        </w:r>
      </w:ins>
    </w:p>
    <w:p w14:paraId="15AFEB52" w14:textId="77777777" w:rsidR="007E62F2" w:rsidRPr="007E62F2" w:rsidRDefault="007E62F2" w:rsidP="007E62F2">
      <w:pPr>
        <w:rPr>
          <w:ins w:id="148" w:author="Faizan Alam" w:date="2025-10-24T00:54:00Z"/>
        </w:rPr>
      </w:pPr>
      <w:ins w:id="149" w:author="Faizan Alam" w:date="2025-10-24T00:54:00Z">
        <w:r w:rsidRPr="007E62F2">
          <w:t>The essential components of an SQL join include:</w:t>
        </w:r>
      </w:ins>
    </w:p>
    <w:p w14:paraId="18E3712C" w14:textId="77777777" w:rsidR="007E62F2" w:rsidRPr="007E62F2" w:rsidRDefault="007E62F2" w:rsidP="007E62F2">
      <w:pPr>
        <w:numPr>
          <w:ilvl w:val="0"/>
          <w:numId w:val="32"/>
        </w:numPr>
        <w:rPr>
          <w:ins w:id="150" w:author="Faizan Alam" w:date="2025-10-24T00:54:00Z"/>
        </w:rPr>
      </w:pPr>
      <w:ins w:id="151" w:author="Faizan Alam" w:date="2025-10-24T00:54:00Z">
        <w:r w:rsidRPr="007E62F2">
          <w:t>At least two tables</w:t>
        </w:r>
      </w:ins>
      <w:ins w:id="152" w:author="Faizan Alam" w:date="2025-10-24T19:52:00Z">
        <w:r w:rsidR="008D75DD">
          <w:t xml:space="preserve"> (except self-join)</w:t>
        </w:r>
      </w:ins>
    </w:p>
    <w:p w14:paraId="68796A4A" w14:textId="129347AE" w:rsidR="007E62F2" w:rsidRPr="007E62F2" w:rsidRDefault="007E62F2" w:rsidP="007E62F2">
      <w:pPr>
        <w:numPr>
          <w:ilvl w:val="0"/>
          <w:numId w:val="32"/>
        </w:numPr>
        <w:rPr>
          <w:ins w:id="153" w:author="Faizan Alam" w:date="2025-10-24T00:54:00Z"/>
        </w:rPr>
      </w:pPr>
      <w:ins w:id="154" w:author="Faizan Alam" w:date="2025-10-24T00:54:00Z">
        <w:r w:rsidRPr="007E62F2">
          <w:t xml:space="preserve">A specific join </w:t>
        </w:r>
      </w:ins>
      <w:ins w:id="155" w:author="Faizan Alam" w:date="2025-10-28T19:46:00Z">
        <w:r w:rsidR="00825683">
          <w:t>condition</w:t>
        </w:r>
      </w:ins>
      <w:ins w:id="156" w:author="Faizan Alam" w:date="2025-10-24T21:58:00Z">
        <w:r w:rsidR="00825683">
          <w:t>condition</w:t>
        </w:r>
      </w:ins>
      <w:ins w:id="157" w:author="Faizan Alam" w:date="2025-10-24T19:52:00Z">
        <w:r w:rsidR="00825683">
          <w:t>condition</w:t>
        </w:r>
      </w:ins>
      <w:ins w:id="158" w:author="Faizan Alam" w:date="2025-10-24T00:54:00Z">
        <w:r w:rsidR="00825683">
          <w:t>conditions</w:t>
        </w:r>
      </w:ins>
    </w:p>
    <w:p w14:paraId="14EF99C3" w14:textId="77777777" w:rsidR="007E62F2" w:rsidRPr="007E62F2" w:rsidRDefault="007E62F2" w:rsidP="007E62F2">
      <w:pPr>
        <w:rPr>
          <w:ins w:id="159" w:author="Faizan Alam" w:date="2025-10-24T00:54:00Z"/>
        </w:rPr>
      </w:pPr>
      <w:ins w:id="160" w:author="Faizan Alam" w:date="2025-10-24T00:54:00Z">
        <w:r w:rsidRPr="007E62F2">
          <w:t>The tables feature rows that you’ll combine, and the join condition provides instructions for which rows will be matched together.</w:t>
        </w:r>
      </w:ins>
    </w:p>
    <w:p w14:paraId="46EA9180" w14:textId="77777777" w:rsidR="007E62F2" w:rsidRPr="007E62F2" w:rsidRDefault="007E62F2" w:rsidP="007E62F2">
      <w:pPr>
        <w:rPr>
          <w:ins w:id="161" w:author="Faizan Alam" w:date="2025-10-24T00:54:00Z"/>
        </w:rPr>
      </w:pPr>
      <w:ins w:id="162" w:author="Faizan Alam" w:date="2025-10-24T00:54:00Z">
        <w:r w:rsidRPr="007E62F2">
          <w:t>There are several different types of SQL joins you can use to combine data from tables (the type you choose will depend on your goals). However, the following are some of the most commonly used joins you should be aware of:</w:t>
        </w:r>
      </w:ins>
    </w:p>
    <w:p w14:paraId="075B37E8" w14:textId="6FC7A35C" w:rsidR="007E62F2" w:rsidRPr="007772E1" w:rsidRDefault="007E62F2" w:rsidP="00244868">
      <w:pPr>
        <w:rPr>
          <w:ins w:id="163" w:author="Faizan Alam" w:date="2025-10-24T00:54:00Z"/>
          <w:b/>
          <w:bCs/>
        </w:rPr>
      </w:pPr>
    </w:p>
    <w:p w14:paraId="58D2ED37" w14:textId="0B9BC182" w:rsidR="00825683" w:rsidRPr="007772E1" w:rsidRDefault="00825683" w:rsidP="00FE0E65">
      <w:pPr>
        <w:pStyle w:val="Heading2"/>
        <w:rPr>
          <w:ins w:id="164" w:author="Faizan Alam" w:date="2025-10-24T00:54:00Z"/>
        </w:rPr>
      </w:pPr>
      <w:bookmarkStart w:id="165" w:name="_Toc212221620"/>
      <w:bookmarkStart w:id="166" w:name="_Toc212235565"/>
      <w:ins w:id="167" w:author="Faizan Alam" w:date="2025-10-24T00:54:00Z">
        <w:r w:rsidRPr="007772E1">
          <w:t>Natural Joins</w:t>
        </w:r>
        <w:bookmarkEnd w:id="165"/>
        <w:bookmarkEnd w:id="166"/>
      </w:ins>
    </w:p>
    <w:p w14:paraId="557346A0" w14:textId="422CC3A7" w:rsidR="007772E1" w:rsidRDefault="007772E1" w:rsidP="00244868">
      <w:pPr>
        <w:rPr>
          <w:ins w:id="168" w:author="Faizan Alam" w:date="2025-10-24T00:54:00Z"/>
        </w:rPr>
      </w:pPr>
      <w:ins w:id="169" w:author="Faizan Alam" w:date="2025-10-24T00:54:00Z">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ins>
    </w:p>
    <w:p w14:paraId="48CAEE00" w14:textId="77777777" w:rsidR="007772E1" w:rsidRPr="007772E1" w:rsidRDefault="007772E1" w:rsidP="007772E1">
      <w:pPr>
        <w:rPr>
          <w:ins w:id="170" w:author="Faizan Alam" w:date="2025-10-24T00:54:00Z"/>
        </w:rPr>
      </w:pPr>
      <w:ins w:id="171" w:author="Faizan Alam" w:date="2025-10-24T00:54:00Z">
        <w:r w:rsidRPr="007772E1">
          <w:t>The key features of a natural join are:</w:t>
        </w:r>
      </w:ins>
    </w:p>
    <w:p w14:paraId="2C194CFE" w14:textId="77777777" w:rsidR="007772E1" w:rsidRPr="007772E1" w:rsidRDefault="007772E1" w:rsidP="007772E1">
      <w:pPr>
        <w:numPr>
          <w:ilvl w:val="0"/>
          <w:numId w:val="34"/>
        </w:numPr>
        <w:rPr>
          <w:ins w:id="172" w:author="Faizan Alam" w:date="2025-10-24T00:54:00Z"/>
        </w:rPr>
      </w:pPr>
      <w:ins w:id="173" w:author="Faizan Alam" w:date="2025-10-24T00:54:00Z">
        <w:r w:rsidRPr="007772E1">
          <w:t>It is an INNER JOIN by default that returns only matching rows between the tables.</w:t>
        </w:r>
      </w:ins>
    </w:p>
    <w:p w14:paraId="61AB81B1" w14:textId="77777777" w:rsidR="007772E1" w:rsidRPr="007772E1" w:rsidRDefault="007772E1" w:rsidP="007772E1">
      <w:pPr>
        <w:numPr>
          <w:ilvl w:val="0"/>
          <w:numId w:val="34"/>
        </w:numPr>
        <w:rPr>
          <w:ins w:id="174" w:author="Faizan Alam" w:date="2025-10-24T00:54:00Z"/>
        </w:rPr>
      </w:pPr>
      <w:ins w:id="175" w:author="Faizan Alam" w:date="2025-10-24T00:54:00Z">
        <w:r w:rsidRPr="007772E1">
          <w:t>Tables are joined based on all columns with the same name and data types. The SQL engine automatically detects these common columns.</w:t>
        </w:r>
      </w:ins>
    </w:p>
    <w:p w14:paraId="0B9B3FD7" w14:textId="77777777" w:rsidR="007772E1" w:rsidRPr="007772E1" w:rsidRDefault="007772E1" w:rsidP="007772E1">
      <w:pPr>
        <w:numPr>
          <w:ilvl w:val="0"/>
          <w:numId w:val="34"/>
        </w:numPr>
        <w:rPr>
          <w:ins w:id="176" w:author="Faizan Alam" w:date="2025-10-24T00:54:00Z"/>
        </w:rPr>
      </w:pPr>
      <w:ins w:id="177" w:author="Faizan Alam" w:date="2025-10-24T00:54:00Z">
        <w:r w:rsidRPr="007772E1">
          <w:t>Output contains unique columns; common join columns appear only once.</w:t>
        </w:r>
      </w:ins>
    </w:p>
    <w:p w14:paraId="5DECDB18" w14:textId="77777777" w:rsidR="007772E1" w:rsidRPr="007772E1" w:rsidRDefault="007772E1" w:rsidP="007772E1">
      <w:pPr>
        <w:numPr>
          <w:ilvl w:val="0"/>
          <w:numId w:val="34"/>
        </w:numPr>
        <w:rPr>
          <w:ins w:id="178" w:author="Faizan Alam" w:date="2025-10-24T00:54:00Z"/>
        </w:rPr>
      </w:pPr>
      <w:ins w:id="179" w:author="Faizan Alam" w:date="2025-10-24T00:54:00Z">
        <w:r w:rsidRPr="007772E1">
          <w:t>ON or USING clauses cannot be used to specify join columns, as join uses all common column names implicitly.</w:t>
        </w:r>
      </w:ins>
    </w:p>
    <w:p w14:paraId="26FCEDD2" w14:textId="41CD1CBA" w:rsidR="00C43BD1" w:rsidRDefault="007772E1" w:rsidP="00C43BD1">
      <w:pPr>
        <w:numPr>
          <w:ilvl w:val="0"/>
          <w:numId w:val="34"/>
        </w:numPr>
        <w:rPr>
          <w:ins w:id="180" w:author="Faizan Alam" w:date="2025-10-24T00:54:00Z"/>
        </w:rPr>
      </w:pPr>
      <w:ins w:id="181" w:author="Faizan Alam" w:date="2025-10-24T00:54:00Z">
        <w:r w:rsidRPr="007772E1">
          <w:t>Can be combined with left, right, and full outer joins for more flexibility.</w:t>
        </w:r>
      </w:ins>
    </w:p>
    <w:p w14:paraId="7E7F6163" w14:textId="77777777" w:rsidR="00C43BD1" w:rsidRDefault="00C43BD1" w:rsidP="00C43BD1">
      <w:pPr>
        <w:numPr>
          <w:ilvl w:val="0"/>
          <w:numId w:val="34"/>
        </w:numPr>
        <w:rPr>
          <w:ins w:id="182" w:author="Faizan Alam" w:date="2025-10-24T00:54:00Z"/>
        </w:rPr>
      </w:pPr>
      <w:ins w:id="183" w:author="Faizan Alam" w:date="2025-10-24T00:54:00Z">
        <w:r>
          <w:t>If there are two or more common columns in tables being joined using a NATURAL JOIN, the join condition will implicitly include all of these common columns.</w:t>
        </w:r>
      </w:ins>
    </w:p>
    <w:p w14:paraId="74D3E123" w14:textId="77C80A19" w:rsidR="00C43BD1" w:rsidRPr="007772E1" w:rsidRDefault="00C43BD1" w:rsidP="00C43BD1">
      <w:pPr>
        <w:numPr>
          <w:ilvl w:val="0"/>
          <w:numId w:val="34"/>
        </w:numPr>
        <w:rPr>
          <w:ins w:id="184" w:author="Faizan Alam" w:date="2025-10-24T00:54:00Z"/>
        </w:rPr>
      </w:pPr>
      <w:ins w:id="185" w:author="Faizan Alam" w:date="2025-10-24T00:54:00Z">
        <w:r>
          <w:t xml:space="preserve">For example, if you have two tables, </w:t>
        </w:r>
        <w:r w:rsidRPr="00DA7950">
          <w:rPr>
            <w:b/>
            <w:bCs/>
          </w:rPr>
          <w:t>TableA</w:t>
        </w:r>
        <w:r>
          <w:t xml:space="preserve"> with columns (ID, Name, City) and </w:t>
        </w:r>
        <w:r w:rsidRPr="00DA7950">
          <w:rPr>
            <w:b/>
            <w:bCs/>
          </w:rPr>
          <w:t>TableB</w:t>
        </w:r>
        <w:r>
          <w:t xml:space="preserve"> with columns (ID, City, Population), a NATURAL JOIN between </w:t>
        </w:r>
        <w:r w:rsidRPr="00DA7950">
          <w:rPr>
            <w:b/>
            <w:bCs/>
          </w:rPr>
          <w:t>TableA</w:t>
        </w:r>
        <w:r>
          <w:t xml:space="preserve"> and </w:t>
        </w:r>
        <w:r w:rsidRPr="00DA7950">
          <w:rPr>
            <w:b/>
            <w:bCs/>
          </w:rPr>
          <w:t>TableB</w:t>
        </w:r>
        <w:r>
          <w:t xml:space="preserve"> would implicitly create a join condition based on both ID and City.</w:t>
        </w:r>
      </w:ins>
    </w:p>
    <w:p w14:paraId="5AF1F3F4" w14:textId="27F0DC8B" w:rsidR="007772E1" w:rsidRDefault="007772E1" w:rsidP="00244868">
      <w:pPr>
        <w:rPr>
          <w:ins w:id="186" w:author="Faizan Alam" w:date="2025-10-24T00:54:00Z"/>
        </w:rPr>
      </w:pPr>
    </w:p>
    <w:p w14:paraId="006FF5A1" w14:textId="77777777" w:rsidR="007772E1" w:rsidRPr="007772E1" w:rsidRDefault="007772E1" w:rsidP="007772E1">
      <w:pPr>
        <w:rPr>
          <w:ins w:id="187" w:author="Faizan Alam" w:date="2025-10-24T00:54:00Z"/>
          <w:b/>
          <w:bCs/>
        </w:rPr>
      </w:pPr>
      <w:ins w:id="188" w:author="Faizan Alam" w:date="2025-10-24T00:54:00Z">
        <w:r w:rsidRPr="007772E1">
          <w:rPr>
            <w:b/>
            <w:bCs/>
          </w:rPr>
          <w:t>Syntax</w:t>
        </w:r>
      </w:ins>
    </w:p>
    <w:p w14:paraId="622EDF4D" w14:textId="77777777" w:rsidR="007772E1" w:rsidRPr="007772E1" w:rsidRDefault="007772E1" w:rsidP="007772E1">
      <w:pPr>
        <w:rPr>
          <w:ins w:id="189" w:author="Faizan Alam" w:date="2025-10-24T00:54:00Z"/>
        </w:rPr>
      </w:pPr>
      <w:ins w:id="190" w:author="Faizan Alam" w:date="2025-10-24T00:54:00Z">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ins>
    </w:p>
    <w:p w14:paraId="7D06CA35" w14:textId="77777777" w:rsidR="009414C7" w:rsidRDefault="009414C7" w:rsidP="007772E1">
      <w:pPr>
        <w:rPr>
          <w:ins w:id="191" w:author="Faizan Alam" w:date="2025-10-24T00:54:00Z"/>
        </w:rPr>
      </w:pPr>
    </w:p>
    <w:p w14:paraId="3B39878F" w14:textId="513F1B4A" w:rsidR="007772E1" w:rsidRPr="007772E1" w:rsidRDefault="007772E1" w:rsidP="007772E1">
      <w:pPr>
        <w:rPr>
          <w:ins w:id="192" w:author="Faizan Alam" w:date="2025-10-24T00:54:00Z"/>
          <w:b/>
          <w:bCs/>
        </w:rPr>
      </w:pPr>
      <w:ins w:id="193" w:author="Faizan Alam" w:date="2025-10-24T00:54:00Z">
        <w:r w:rsidRPr="007772E1">
          <w:rPr>
            <w:b/>
            <w:bCs/>
          </w:rPr>
          <w:t xml:space="preserve">SELECT </w:t>
        </w:r>
        <w:r w:rsidRPr="00EF1E70">
          <w:rPr>
            <w:b/>
            <w:bCs/>
          </w:rPr>
          <w:t>&lt;</w:t>
        </w:r>
        <w:r w:rsidRPr="007772E1">
          <w:rPr>
            <w:b/>
            <w:bCs/>
          </w:rPr>
          <w:t>column1, column2, column3,...</w:t>
        </w:r>
        <w:r w:rsidRPr="00EF1E70">
          <w:rPr>
            <w:b/>
            <w:bCs/>
          </w:rPr>
          <w:t xml:space="preserve"> column N&gt;</w:t>
        </w:r>
      </w:ins>
    </w:p>
    <w:p w14:paraId="29123E2F" w14:textId="44FC418E" w:rsidR="007772E1" w:rsidRPr="007772E1" w:rsidRDefault="007772E1" w:rsidP="007772E1">
      <w:pPr>
        <w:rPr>
          <w:ins w:id="194" w:author="Faizan Alam" w:date="2025-10-24T00:54:00Z"/>
          <w:b/>
          <w:bCs/>
        </w:rPr>
      </w:pPr>
      <w:ins w:id="195" w:author="Faizan Alam" w:date="2025-10-24T00:54:00Z">
        <w:r w:rsidRPr="007772E1">
          <w:rPr>
            <w:b/>
            <w:bCs/>
          </w:rPr>
          <w:t>FROM</w:t>
        </w:r>
        <w:r w:rsidRPr="00EF1E70">
          <w:rPr>
            <w:b/>
            <w:bCs/>
          </w:rPr>
          <w:t>&lt;</w:t>
        </w:r>
        <w:r w:rsidRPr="007772E1">
          <w:rPr>
            <w:b/>
            <w:bCs/>
          </w:rPr>
          <w:t xml:space="preserve"> </w:t>
        </w:r>
        <w:r w:rsidRPr="00EF1E70">
          <w:rPr>
            <w:b/>
            <w:bCs/>
          </w:rPr>
          <w:t>Table_Name1&gt;</w:t>
        </w:r>
      </w:ins>
    </w:p>
    <w:p w14:paraId="3BE8649F" w14:textId="451CE183" w:rsidR="007772E1" w:rsidRPr="007772E1" w:rsidRDefault="007772E1" w:rsidP="007772E1">
      <w:pPr>
        <w:rPr>
          <w:ins w:id="196" w:author="Faizan Alam" w:date="2025-10-24T00:54:00Z"/>
          <w:b/>
          <w:bCs/>
        </w:rPr>
      </w:pPr>
      <w:ins w:id="197" w:author="Faizan Alam" w:date="2025-10-24T00:54:00Z">
        <w:r w:rsidRPr="007772E1">
          <w:rPr>
            <w:b/>
            <w:bCs/>
          </w:rPr>
          <w:t xml:space="preserve">NATURAL JOIN </w:t>
        </w:r>
        <w:r w:rsidRPr="00EF1E70">
          <w:rPr>
            <w:b/>
            <w:bCs/>
          </w:rPr>
          <w:t>&lt;Table_Name2&gt;</w:t>
        </w:r>
      </w:ins>
    </w:p>
    <w:p w14:paraId="2C792E63" w14:textId="1207CA76" w:rsidR="006358D7" w:rsidRDefault="009414C7" w:rsidP="00244868">
      <w:pPr>
        <w:rPr>
          <w:ins w:id="198" w:author="Faizan Alam" w:date="2025-10-24T00:54:00Z"/>
        </w:rPr>
      </w:pPr>
      <w:ins w:id="199" w:author="Faizan Alam" w:date="2025-10-24T00:54:00Z">
        <w:r>
          <w:t xml:space="preserve"> </w:t>
        </w:r>
      </w:ins>
    </w:p>
    <w:p w14:paraId="4FEEC8B0" w14:textId="64E50F27" w:rsidR="009414C7" w:rsidRDefault="009414C7" w:rsidP="00244868">
      <w:pPr>
        <w:rPr>
          <w:ins w:id="200" w:author="Faizan Alam" w:date="2025-10-24T00:54:00Z"/>
        </w:rPr>
      </w:pPr>
      <w:ins w:id="201" w:author="Faizan Alam" w:date="2025-10-24T00:54:00Z">
        <w:r>
          <w:t xml:space="preserve">Natural Join can be opened up </w:t>
        </w:r>
        <w:r w:rsidR="00EF1E70">
          <w:t>into:</w:t>
        </w:r>
      </w:ins>
    </w:p>
    <w:p w14:paraId="6D559ECD" w14:textId="77777777" w:rsidR="00B209FD" w:rsidRDefault="009414C7" w:rsidP="00244868">
      <w:pPr>
        <w:rPr>
          <w:ins w:id="202" w:author="Faizan Alam" w:date="2025-10-24T00:54:00Z"/>
          <w:b/>
          <w:bCs/>
        </w:rPr>
      </w:pPr>
      <w:ins w:id="203" w:author="Faizan Alam" w:date="2025-10-24T00:54:00Z">
        <w:r w:rsidRPr="00EF1E70">
          <w:rPr>
            <w:b/>
            <w:bCs/>
          </w:rPr>
          <w:t xml:space="preserve">SELECT &lt;Columns&gt; FROM &lt;Table_&gt;, &lt;Table_2&gt;,… </w:t>
        </w:r>
      </w:ins>
    </w:p>
    <w:p w14:paraId="52292F34" w14:textId="1981A24D" w:rsidR="009414C7" w:rsidRPr="00EF1E70" w:rsidRDefault="009414C7" w:rsidP="00244868">
      <w:pPr>
        <w:rPr>
          <w:ins w:id="204" w:author="Faizan Alam" w:date="2025-10-24T00:54:00Z"/>
          <w:b/>
          <w:bCs/>
        </w:rPr>
      </w:pPr>
      <w:ins w:id="205" w:author="Faizan Alam" w:date="2025-10-24T00:54:00Z">
        <w:r w:rsidRPr="00EF1E70">
          <w:rPr>
            <w:b/>
            <w:bCs/>
          </w:rPr>
          <w:t>&lt;Table_Name_N&gt;</w:t>
        </w:r>
        <w:r w:rsidR="00B209FD">
          <w:rPr>
            <w:b/>
            <w:bCs/>
          </w:rPr>
          <w:t xml:space="preserve"> ---------- Cartesian product</w:t>
        </w:r>
      </w:ins>
    </w:p>
    <w:p w14:paraId="678DDA6D" w14:textId="4E4F3524" w:rsidR="009414C7" w:rsidRDefault="009414C7" w:rsidP="00244868">
      <w:pPr>
        <w:rPr>
          <w:ins w:id="206" w:author="Faizan Alam" w:date="2025-10-24T00:54:00Z"/>
          <w:b/>
          <w:bCs/>
        </w:rPr>
      </w:pPr>
      <w:ins w:id="207" w:author="Faizan Alam" w:date="2025-10-24T00:54:00Z">
        <w:r w:rsidRPr="00EF1E70">
          <w:rPr>
            <w:b/>
            <w:bCs/>
          </w:rPr>
          <w:t xml:space="preserve">WHERE </w:t>
        </w:r>
        <w:r w:rsidR="00205D5D" w:rsidRPr="00EF1E70">
          <w:rPr>
            <w:b/>
            <w:bCs/>
          </w:rPr>
          <w:t>&lt;</w:t>
        </w:r>
        <w:r w:rsidRPr="00EF1E70">
          <w:rPr>
            <w:b/>
            <w:bCs/>
          </w:rPr>
          <w:t>Table_</w:t>
        </w:r>
        <w:r w:rsidR="00AE251D" w:rsidRPr="00EF1E70">
          <w:rPr>
            <w:b/>
            <w:bCs/>
          </w:rPr>
          <w:t>1.Common</w:t>
        </w:r>
        <w:r w:rsidR="00205D5D" w:rsidRPr="00EF1E70">
          <w:rPr>
            <w:b/>
            <w:bCs/>
          </w:rPr>
          <w:t>_Column&gt; = &lt;Table_n.Common_Column&gt;</w:t>
        </w:r>
      </w:ins>
    </w:p>
    <w:p w14:paraId="4FB68B4E" w14:textId="290B1863" w:rsidR="006266C1" w:rsidRDefault="006266C1" w:rsidP="00244868">
      <w:pPr>
        <w:rPr>
          <w:ins w:id="208" w:author="Faizan Alam" w:date="2025-10-24T00:54:00Z"/>
          <w:b/>
          <w:bCs/>
        </w:rPr>
      </w:pPr>
    </w:p>
    <w:p w14:paraId="29B35AC5" w14:textId="77777777" w:rsidR="006266C1" w:rsidRPr="00EF1E70" w:rsidRDefault="006266C1" w:rsidP="00244868">
      <w:pPr>
        <w:rPr>
          <w:ins w:id="209" w:author="Faizan Alam" w:date="2025-10-24T00:54:00Z"/>
          <w:b/>
          <w:bCs/>
        </w:rPr>
      </w:pPr>
    </w:p>
    <w:p w14:paraId="43806AD2" w14:textId="5CD5263F" w:rsidR="006358D7" w:rsidRPr="00C65B3E" w:rsidRDefault="00C65B3E" w:rsidP="00244868">
      <w:pPr>
        <w:rPr>
          <w:ins w:id="210" w:author="Faizan Alam" w:date="2025-10-24T00:54:00Z"/>
          <w:b/>
          <w:bCs/>
        </w:rPr>
      </w:pPr>
      <w:ins w:id="211" w:author="Faizan Alam" w:date="2025-10-24T00:54:00Z">
        <w:r w:rsidRPr="00C65B3E">
          <w:rPr>
            <w:b/>
            <w:bCs/>
          </w:rPr>
          <w:t>SELECT * FROM TableA</w:t>
        </w:r>
        <w:r w:rsidRPr="00C65B3E">
          <w:rPr>
            <w:b/>
            <w:bCs/>
          </w:rPr>
          <w:br/>
          <w:t>NATURAL JOIN TableB   ------------------------</w:t>
        </w:r>
        <w:r>
          <w:rPr>
            <w:b/>
            <w:bCs/>
          </w:rPr>
          <w:t xml:space="preserve"> Natural Join on more than 2 tables.</w:t>
        </w:r>
        <w:r w:rsidRPr="00C65B3E">
          <w:rPr>
            <w:b/>
            <w:bCs/>
          </w:rPr>
          <w:br/>
          <w:t>NATURAL JOIN TableC;</w:t>
        </w:r>
      </w:ins>
    </w:p>
    <w:p w14:paraId="70D49A06" w14:textId="2725BB50" w:rsidR="006358D7" w:rsidRPr="00C65B3E" w:rsidRDefault="006358D7" w:rsidP="00244868">
      <w:pPr>
        <w:rPr>
          <w:ins w:id="212" w:author="Faizan Alam" w:date="2025-10-24T00:54:00Z"/>
          <w:b/>
          <w:bCs/>
        </w:rPr>
      </w:pPr>
    </w:p>
    <w:p w14:paraId="634D74B6" w14:textId="77777777" w:rsidR="00E04F58" w:rsidRPr="00E04F58" w:rsidRDefault="00E04F58" w:rsidP="00E04F58">
      <w:pPr>
        <w:numPr>
          <w:ilvl w:val="0"/>
          <w:numId w:val="36"/>
        </w:numPr>
        <w:rPr>
          <w:ins w:id="213" w:author="Faizan Alam" w:date="2025-10-24T00:54:00Z"/>
        </w:rPr>
      </w:pPr>
      <w:ins w:id="214" w:author="Faizan Alam" w:date="2025-10-24T00:54:00Z">
        <w:r w:rsidRPr="00E04F58">
          <w:t>The first NATURAL JOIN combines TableA and TableB based on their common columns. The result of this join is a temporary, intermediate table.</w:t>
        </w:r>
      </w:ins>
    </w:p>
    <w:p w14:paraId="2D835258" w14:textId="77777777" w:rsidR="00E04F58" w:rsidRPr="00E04F58" w:rsidRDefault="00E04F58" w:rsidP="00E04F58">
      <w:pPr>
        <w:numPr>
          <w:ilvl w:val="0"/>
          <w:numId w:val="36"/>
        </w:numPr>
        <w:rPr>
          <w:ins w:id="215" w:author="Faizan Alam" w:date="2025-10-24T00:54:00Z"/>
        </w:rPr>
      </w:pPr>
      <w:ins w:id="216" w:author="Faizan Alam" w:date="2025-10-24T00:54:00Z">
        <w:r w:rsidRPr="00E04F58">
          <w:t>The second NATURAL JOIN then takes this intermediate table and joins it with TableC, again matching on common column names and data types.</w:t>
        </w:r>
      </w:ins>
    </w:p>
    <w:p w14:paraId="01921530" w14:textId="7EC7012C" w:rsidR="006358D7" w:rsidRDefault="006358D7" w:rsidP="00244868">
      <w:pPr>
        <w:rPr>
          <w:ins w:id="217" w:author="Faizan Alam" w:date="2025-10-24T00:54:00Z"/>
        </w:rPr>
      </w:pPr>
    </w:p>
    <w:p w14:paraId="3384FACF" w14:textId="0F969A90" w:rsidR="00164646" w:rsidRDefault="00164646" w:rsidP="00244868">
      <w:pPr>
        <w:rPr>
          <w:ins w:id="218" w:author="Faizan Alam" w:date="2025-10-24T00:54:00Z"/>
        </w:rPr>
      </w:pPr>
    </w:p>
    <w:p w14:paraId="1F9427EC" w14:textId="77777777" w:rsidR="00164646" w:rsidRPr="00164646" w:rsidRDefault="00164646" w:rsidP="00164646">
      <w:pPr>
        <w:rPr>
          <w:ins w:id="219" w:author="Faizan Alam" w:date="2025-10-24T00:54:00Z"/>
          <w:b/>
          <w:bCs/>
        </w:rPr>
      </w:pPr>
      <w:ins w:id="220" w:author="Faizan Alam" w:date="2025-10-24T00:54:00Z">
        <w:r w:rsidRPr="00164646">
          <w:rPr>
            <w:b/>
            <w:bCs/>
          </w:rPr>
          <w:t>What Is A Natural Join With No Common Attributes?</w:t>
        </w:r>
      </w:ins>
    </w:p>
    <w:p w14:paraId="11CC5E88" w14:textId="77777777" w:rsidR="00164646" w:rsidRPr="00164646" w:rsidRDefault="00164646" w:rsidP="00164646">
      <w:pPr>
        <w:rPr>
          <w:ins w:id="221" w:author="Faizan Alam" w:date="2025-10-24T00:54:00Z"/>
        </w:rPr>
      </w:pPr>
      <w:ins w:id="222" w:author="Faizan Alam" w:date="2025-10-24T00:54:00Z">
        <w:r w:rsidRPr="00164646">
          <w:t>A natural join on tables with no common columns results in a cartesian product where each row from one table is joined with every row of the other table.</w:t>
        </w:r>
      </w:ins>
    </w:p>
    <w:p w14:paraId="1FB4451B" w14:textId="1785E02D" w:rsidR="00164646" w:rsidRDefault="00BB34E2" w:rsidP="00244868">
      <w:pPr>
        <w:rPr>
          <w:ins w:id="223" w:author="Faizan Alam" w:date="2025-10-24T00:54:00Z"/>
        </w:rPr>
      </w:pPr>
      <w:ins w:id="224" w:author="Faizan Alam" w:date="2025-10-28T19:46:00Z">
        <w:r>
          <w:rPr>
            <w:noProof/>
          </w:rPr>
          <w:drawing>
            <wp:anchor distT="0" distB="0" distL="114300" distR="114300" simplePos="0" relativeHeight="25169305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ins w:id="225" w:author="Faizan Alam" w:date="2025-10-24T21:58:00Z">
        <w:r>
          <w:rPr>
            <w:noProof/>
          </w:rPr>
          <w:drawing>
            <wp:anchor distT="0" distB="0" distL="114300" distR="114300" simplePos="0" relativeHeight="251680768"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del w:id="226" w:author="Faizan Alam" w:date="2025-10-24T19:52:00Z">
        <w:r>
          <w:rPr>
            <w:noProof/>
          </w:rPr>
          <w:drawing>
            <wp:anchor distT="0" distB="0" distL="114300" distR="114300" simplePos="0" relativeHeight="251668480"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27" w:author="Faizan Alam" w:date="2025-10-24T00:54:00Z">
        <w:r>
          <w:rPr>
            <w:noProof/>
          </w:rPr>
          <w:drawing>
            <wp:anchor distT="0" distB="0" distL="114300" distR="114300" simplePos="0" relativeHeight="25166233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47F015D" w14:textId="77777777" w:rsidR="00BB34E2" w:rsidRDefault="00BB34E2" w:rsidP="006358D7">
      <w:pPr>
        <w:rPr>
          <w:ins w:id="228" w:author="Faizan Alam" w:date="2025-10-24T00:54:00Z"/>
          <w:b/>
          <w:bCs/>
        </w:rPr>
      </w:pPr>
    </w:p>
    <w:p w14:paraId="0DDA664B" w14:textId="7088A06A" w:rsidR="006358D7" w:rsidRPr="006358D7" w:rsidRDefault="006358D7" w:rsidP="006358D7">
      <w:pPr>
        <w:rPr>
          <w:ins w:id="229" w:author="Faizan Alam" w:date="2025-10-24T00:54:00Z"/>
          <w:b/>
          <w:bCs/>
        </w:rPr>
      </w:pPr>
      <w:ins w:id="230" w:author="Faizan Alam" w:date="2025-10-24T00:54:00Z">
        <w:r w:rsidRPr="006358D7">
          <w:rPr>
            <w:b/>
            <w:bCs/>
          </w:rPr>
          <w:t>How to Decide Which SQL Join to Use</w:t>
        </w:r>
      </w:ins>
    </w:p>
    <w:p w14:paraId="0E930CF6" w14:textId="77777777" w:rsidR="006358D7" w:rsidRPr="006358D7" w:rsidRDefault="006358D7" w:rsidP="006358D7">
      <w:pPr>
        <w:rPr>
          <w:ins w:id="231" w:author="Faizan Alam" w:date="2025-10-24T00:54:00Z"/>
        </w:rPr>
      </w:pPr>
      <w:ins w:id="232" w:author="Faizan Alam" w:date="2025-10-24T00:54:00Z">
        <w:r w:rsidRPr="006358D7">
          <w:t>Sometimes, it’s obvious when you need to use an inner join, left join, etc. In other situations, though, you might be confused about the best way to proceed.</w:t>
        </w:r>
      </w:ins>
    </w:p>
    <w:p w14:paraId="3A64F84F" w14:textId="77777777" w:rsidR="006358D7" w:rsidRPr="006358D7" w:rsidRDefault="006358D7" w:rsidP="006358D7">
      <w:pPr>
        <w:rPr>
          <w:ins w:id="233" w:author="Faizan Alam" w:date="2025-10-24T00:54:00Z"/>
        </w:rPr>
      </w:pPr>
      <w:ins w:id="234" w:author="Faizan Alam" w:date="2025-10-24T00:54:00Z">
        <w:r w:rsidRPr="006358D7">
          <w:t>When that confusion arises, these guidelines can help:</w:t>
        </w:r>
      </w:ins>
    </w:p>
    <w:p w14:paraId="4E96B85A" w14:textId="77777777" w:rsidR="006358D7" w:rsidRPr="006358D7" w:rsidRDefault="006358D7" w:rsidP="006358D7">
      <w:pPr>
        <w:numPr>
          <w:ilvl w:val="0"/>
          <w:numId w:val="33"/>
        </w:numPr>
        <w:rPr>
          <w:ins w:id="235" w:author="Faizan Alam" w:date="2025-10-24T00:54:00Z"/>
        </w:rPr>
      </w:pPr>
      <w:ins w:id="236" w:author="Faizan Alam" w:date="2025-10-24T00:54:00Z">
        <w:r w:rsidRPr="006358D7">
          <w:rPr>
            <w:b/>
            <w:bCs/>
          </w:rPr>
          <w:t>Use an inner join when</w:t>
        </w:r>
        <w:r w:rsidRPr="006358D7">
          <w:t>: You don’t need to show all the records from the first table </w:t>
        </w:r>
        <w:r w:rsidRPr="006358D7">
          <w:rPr>
            <w:i/>
            <w:iCs/>
          </w:rPr>
          <w:t>or </w:t>
        </w:r>
        <w:r w:rsidRPr="006358D7">
          <w:t>all the records from the second table.</w:t>
        </w:r>
      </w:ins>
    </w:p>
    <w:p w14:paraId="072B43BE" w14:textId="77777777" w:rsidR="006358D7" w:rsidRPr="006358D7" w:rsidRDefault="006358D7" w:rsidP="006358D7">
      <w:pPr>
        <w:numPr>
          <w:ilvl w:val="0"/>
          <w:numId w:val="33"/>
        </w:numPr>
        <w:rPr>
          <w:ins w:id="237" w:author="Faizan Alam" w:date="2025-10-24T00:54:00Z"/>
        </w:rPr>
      </w:pPr>
      <w:ins w:id="238" w:author="Faizan Alam" w:date="2025-10-24T00:54:00Z">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ins>
    </w:p>
    <w:p w14:paraId="21D28AD8" w14:textId="77777777" w:rsidR="006358D7" w:rsidRPr="006358D7" w:rsidRDefault="006358D7" w:rsidP="006358D7">
      <w:pPr>
        <w:numPr>
          <w:ilvl w:val="0"/>
          <w:numId w:val="33"/>
        </w:numPr>
        <w:rPr>
          <w:ins w:id="239" w:author="Faizan Alam" w:date="2025-10-24T00:54:00Z"/>
        </w:rPr>
      </w:pPr>
      <w:ins w:id="240" w:author="Faizan Alam" w:date="2025-10-24T00:54:00Z">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ins>
    </w:p>
    <w:p w14:paraId="25254A80" w14:textId="77777777" w:rsidR="006358D7" w:rsidRPr="006358D7" w:rsidRDefault="006358D7" w:rsidP="006358D7">
      <w:pPr>
        <w:numPr>
          <w:ilvl w:val="0"/>
          <w:numId w:val="33"/>
        </w:numPr>
        <w:rPr>
          <w:ins w:id="241" w:author="Faizan Alam" w:date="2025-10-24T00:54:00Z"/>
        </w:rPr>
      </w:pPr>
      <w:ins w:id="242" w:author="Faizan Alam" w:date="2025-10-24T00:54:00Z">
        <w:r w:rsidRPr="006358D7">
          <w:rPr>
            <w:b/>
            <w:bCs/>
          </w:rPr>
          <w:t>Use a full join when</w:t>
        </w:r>
        <w:r w:rsidRPr="006358D7">
          <w:t>: You need to show all the records from the first and second tables, </w:t>
        </w:r>
        <w:r w:rsidRPr="006358D7">
          <w:rPr>
            <w:i/>
            <w:iCs/>
          </w:rPr>
          <w:t>and </w:t>
        </w:r>
        <w:r w:rsidRPr="006358D7">
          <w:t>you need to join the tables based on one or more columns.</w:t>
        </w:r>
      </w:ins>
    </w:p>
    <w:p w14:paraId="2805A314" w14:textId="77777777" w:rsidR="00E04F58" w:rsidRDefault="006358D7" w:rsidP="00244868">
      <w:pPr>
        <w:numPr>
          <w:ilvl w:val="0"/>
          <w:numId w:val="33"/>
        </w:numPr>
        <w:rPr>
          <w:ins w:id="243" w:author="Faizan Alam" w:date="2025-10-24T00:54:00Z"/>
        </w:rPr>
      </w:pPr>
      <w:ins w:id="244" w:author="Faizan Alam" w:date="2025-10-24T00:54:00Z">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ins>
    </w:p>
    <w:p w14:paraId="7891EDDA" w14:textId="24F08307" w:rsidR="00E04F58" w:rsidRDefault="006358D7" w:rsidP="0057497C">
      <w:pPr>
        <w:rPr>
          <w:ins w:id="245" w:author="Faizan Alam" w:date="2025-10-24T00:54:00Z"/>
        </w:rPr>
      </w:pPr>
      <w:ins w:id="246" w:author="Faizan Alam" w:date="2025-10-28T19:46:00Z">
        <w:r>
          <w:rPr>
            <w:noProof/>
          </w:rPr>
          <w:drawing>
            <wp:anchor distT="0" distB="0" distL="114300" distR="114300" simplePos="0" relativeHeight="251695104"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47" w:author="Faizan Alam" w:date="2025-10-24T21:58:00Z">
        <w:r>
          <w:rPr>
            <w:noProof/>
          </w:rPr>
          <w:drawing>
            <wp:anchor distT="0" distB="0" distL="114300" distR="114300" simplePos="0" relativeHeight="251682816"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del w:id="248" w:author="Faizan Alam" w:date="2025-10-24T19:52:00Z">
        <w:r>
          <w:rPr>
            <w:noProof/>
          </w:rPr>
          <w:drawing>
            <wp:anchor distT="0" distB="0" distL="114300" distR="114300" simplePos="0" relativeHeight="25167052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49" w:author="Faizan Alam" w:date="2025-10-24T00:54:00Z">
        <w:r>
          <w:rPr>
            <w:noProof/>
          </w:rPr>
          <w:drawing>
            <wp:anchor distT="0" distB="0" distL="114300" distR="114300" simplePos="0" relativeHeight="251661312"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A987339" w14:textId="77777777" w:rsidR="009352B2" w:rsidRDefault="009352B2" w:rsidP="00FE0E65">
      <w:pPr>
        <w:pStyle w:val="Heading2"/>
        <w:rPr>
          <w:ins w:id="250" w:author="Faizan Alam" w:date="2025-10-24T00:54:00Z"/>
        </w:rPr>
      </w:pPr>
    </w:p>
    <w:p w14:paraId="1E8B7B2A" w14:textId="77777777" w:rsidR="009352B2" w:rsidRDefault="009352B2" w:rsidP="00FE0E65">
      <w:pPr>
        <w:pStyle w:val="Heading2"/>
        <w:rPr>
          <w:ins w:id="251" w:author="Faizan Alam" w:date="2025-10-24T00:54:00Z"/>
        </w:rPr>
      </w:pPr>
    </w:p>
    <w:p w14:paraId="01C1A12C" w14:textId="77777777" w:rsidR="009352B2" w:rsidRDefault="009352B2" w:rsidP="00FE0E65">
      <w:pPr>
        <w:pStyle w:val="Heading2"/>
        <w:rPr>
          <w:ins w:id="252" w:author="Faizan Alam" w:date="2025-10-24T00:54:00Z"/>
        </w:rPr>
      </w:pPr>
    </w:p>
    <w:p w14:paraId="43E1D4A0" w14:textId="77777777" w:rsidR="009352B2" w:rsidRDefault="009352B2" w:rsidP="00FE0E65">
      <w:pPr>
        <w:pStyle w:val="Heading2"/>
        <w:rPr>
          <w:ins w:id="253" w:author="Faizan Alam" w:date="2025-10-24T00:54:00Z"/>
        </w:rPr>
      </w:pPr>
    </w:p>
    <w:p w14:paraId="20FCED4D" w14:textId="77777777" w:rsidR="009352B2" w:rsidRDefault="009352B2" w:rsidP="00FE0E65">
      <w:pPr>
        <w:pStyle w:val="Heading2"/>
        <w:rPr>
          <w:ins w:id="254" w:author="Faizan Alam" w:date="2025-10-24T00:54:00Z"/>
        </w:rPr>
      </w:pPr>
    </w:p>
    <w:p w14:paraId="02E4F04B" w14:textId="77777777" w:rsidR="009352B2" w:rsidRDefault="009352B2" w:rsidP="00FE0E65">
      <w:pPr>
        <w:pStyle w:val="Heading2"/>
        <w:rPr>
          <w:ins w:id="255" w:author="Faizan Alam" w:date="2025-10-24T00:54:00Z"/>
        </w:rPr>
      </w:pPr>
    </w:p>
    <w:p w14:paraId="5DE38E6E" w14:textId="14F146B6" w:rsidR="009352B2" w:rsidRDefault="009352B2" w:rsidP="00FE0E65">
      <w:pPr>
        <w:pStyle w:val="Heading2"/>
        <w:rPr>
          <w:ins w:id="256" w:author="Faizan Alam" w:date="2025-10-24T00:54:00Z"/>
        </w:rPr>
      </w:pPr>
    </w:p>
    <w:p w14:paraId="0732705D" w14:textId="350D54C3" w:rsidR="009352B2" w:rsidRDefault="009352B2" w:rsidP="009352B2">
      <w:pPr>
        <w:rPr>
          <w:ins w:id="257" w:author="Faizan Alam" w:date="2025-10-24T00:54:00Z"/>
        </w:rPr>
      </w:pPr>
    </w:p>
    <w:p w14:paraId="5B79806C" w14:textId="5F40A94A" w:rsidR="009352B2" w:rsidRDefault="009352B2" w:rsidP="009352B2">
      <w:pPr>
        <w:rPr>
          <w:ins w:id="258" w:author="Faizan Alam" w:date="2025-10-24T00:54:00Z"/>
        </w:rPr>
      </w:pPr>
    </w:p>
    <w:p w14:paraId="4EAB77F7" w14:textId="232610C7" w:rsidR="009352B2" w:rsidRDefault="009352B2" w:rsidP="009352B2">
      <w:pPr>
        <w:rPr>
          <w:ins w:id="259" w:author="Faizan Alam" w:date="2025-10-24T00:54:00Z"/>
        </w:rPr>
      </w:pPr>
    </w:p>
    <w:p w14:paraId="065E782A" w14:textId="71349CE0" w:rsidR="009352B2" w:rsidRDefault="009352B2" w:rsidP="009352B2">
      <w:pPr>
        <w:rPr>
          <w:ins w:id="260" w:author="Faizan Alam" w:date="2025-10-24T00:54:00Z"/>
        </w:rPr>
      </w:pPr>
    </w:p>
    <w:p w14:paraId="0A73315E" w14:textId="00399D86" w:rsidR="009352B2" w:rsidRDefault="009352B2" w:rsidP="009352B2">
      <w:pPr>
        <w:rPr>
          <w:ins w:id="261" w:author="Faizan Alam" w:date="2025-10-24T00:54:00Z"/>
        </w:rPr>
      </w:pPr>
    </w:p>
    <w:p w14:paraId="3D5CBDE6" w14:textId="77777777" w:rsidR="009352B2" w:rsidRPr="009352B2" w:rsidRDefault="009352B2" w:rsidP="009352B2">
      <w:pPr>
        <w:rPr>
          <w:ins w:id="262" w:author="Faizan Alam" w:date="2025-10-24T00:54:00Z"/>
        </w:rPr>
      </w:pPr>
    </w:p>
    <w:p w14:paraId="39DF5E36" w14:textId="23E33135" w:rsidR="0057497C" w:rsidRPr="0057497C" w:rsidRDefault="0057497C" w:rsidP="00FE0E65">
      <w:pPr>
        <w:pStyle w:val="Heading2"/>
        <w:rPr>
          <w:ins w:id="263" w:author="Faizan Alam" w:date="2025-10-24T00:54:00Z"/>
        </w:rPr>
      </w:pPr>
      <w:bookmarkStart w:id="264" w:name="_Toc212221621"/>
      <w:bookmarkStart w:id="265" w:name="_Toc212235566"/>
      <w:ins w:id="266" w:author="Faizan Alam" w:date="2025-10-24T00:54:00Z">
        <w:r w:rsidRPr="0057497C">
          <w:t>SQL SELF JOIN</w:t>
        </w:r>
        <w:bookmarkEnd w:id="264"/>
        <w:bookmarkEnd w:id="265"/>
      </w:ins>
    </w:p>
    <w:p w14:paraId="78AFCC1E" w14:textId="77777777" w:rsidR="009352B2" w:rsidRDefault="009352B2" w:rsidP="0057497C">
      <w:pPr>
        <w:rPr>
          <w:ins w:id="267" w:author="Faizan Alam" w:date="2025-10-24T00:54:00Z"/>
        </w:rPr>
      </w:pPr>
    </w:p>
    <w:p w14:paraId="0FCB466E" w14:textId="7DDBEA13" w:rsidR="0057497C" w:rsidRPr="0057497C" w:rsidRDefault="0057497C" w:rsidP="0057497C">
      <w:pPr>
        <w:rPr>
          <w:ins w:id="268" w:author="Faizan Alam" w:date="2025-10-24T00:54:00Z"/>
        </w:rPr>
      </w:pPr>
      <w:ins w:id="269" w:author="Faizan Alam" w:date="2025-10-24T00:54:00Z">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ins>
    </w:p>
    <w:p w14:paraId="0459B485" w14:textId="77777777" w:rsidR="0057497C" w:rsidRPr="0057497C" w:rsidRDefault="0057497C" w:rsidP="0057497C">
      <w:pPr>
        <w:rPr>
          <w:ins w:id="270" w:author="Faizan Alam" w:date="2025-10-24T00:54:00Z"/>
        </w:rPr>
      </w:pPr>
      <w:ins w:id="271" w:author="Faizan Alam" w:date="2025-10-24T00:54:00Z">
        <w:r w:rsidRPr="0057497C">
          <w:t>The join predicates in a self-join work just like any other join predicate. You can join columns across the two instances of the table to compare values and return related rows.</w:t>
        </w:r>
      </w:ins>
    </w:p>
    <w:p w14:paraId="4E691BED" w14:textId="77777777" w:rsidR="00DA21F0" w:rsidRPr="00DA21F0" w:rsidRDefault="00DA21F0" w:rsidP="00DA21F0">
      <w:pPr>
        <w:rPr>
          <w:ins w:id="272" w:author="Faizan Alam" w:date="2025-10-24T00:54:00Z"/>
          <w:b/>
          <w:bCs/>
        </w:rPr>
      </w:pPr>
      <w:ins w:id="273" w:author="Faizan Alam" w:date="2025-10-24T00:54:00Z">
        <w:r w:rsidRPr="00DA21F0">
          <w:rPr>
            <w:b/>
            <w:bCs/>
          </w:rPr>
          <w:t>Syntax</w:t>
        </w:r>
      </w:ins>
    </w:p>
    <w:p w14:paraId="316141FE" w14:textId="77777777" w:rsidR="00DA21F0" w:rsidRPr="00DA21F0" w:rsidRDefault="00DA21F0" w:rsidP="00DA21F0">
      <w:pPr>
        <w:rPr>
          <w:ins w:id="274" w:author="Faizan Alam" w:date="2025-10-24T00:54:00Z"/>
        </w:rPr>
      </w:pPr>
      <w:ins w:id="275" w:author="Faizan Alam" w:date="2025-10-24T00:54:00Z">
        <w:r w:rsidRPr="00DA21F0">
          <w:t>The self-join syntax involves aliasing the table references and joining them together, just like you would join two different tables.</w:t>
        </w:r>
      </w:ins>
    </w:p>
    <w:p w14:paraId="7B2D8084" w14:textId="77777777" w:rsidR="00DA21F0" w:rsidRPr="00DA21F0" w:rsidRDefault="00DA21F0" w:rsidP="00DA21F0">
      <w:pPr>
        <w:rPr>
          <w:ins w:id="276" w:author="Faizan Alam" w:date="2025-10-24T00:54:00Z"/>
          <w:b/>
          <w:bCs/>
        </w:rPr>
      </w:pPr>
      <w:ins w:id="277" w:author="Faizan Alam" w:date="2025-10-24T00:54:00Z">
        <w:r w:rsidRPr="00DA21F0">
          <w:rPr>
            <w:b/>
            <w:bCs/>
          </w:rPr>
          <w:t>SELECT t1.column1, t2.column2</w:t>
        </w:r>
      </w:ins>
    </w:p>
    <w:p w14:paraId="1BA84097" w14:textId="044B27DB" w:rsidR="00DA21F0" w:rsidRPr="00DA21F0" w:rsidRDefault="00DA21F0" w:rsidP="00DA21F0">
      <w:pPr>
        <w:rPr>
          <w:ins w:id="278" w:author="Faizan Alam" w:date="2025-10-24T00:54:00Z"/>
          <w:b/>
          <w:bCs/>
        </w:rPr>
      </w:pPr>
      <w:ins w:id="279" w:author="Faizan Alam" w:date="2025-10-24T00:54:00Z">
        <w:r w:rsidRPr="00DA21F0">
          <w:rPr>
            <w:b/>
            <w:bCs/>
          </w:rPr>
          <w:t>FROM table t1</w:t>
        </w:r>
      </w:ins>
    </w:p>
    <w:p w14:paraId="20C2A56B" w14:textId="285470CD" w:rsidR="00DA21F0" w:rsidRPr="00DA21F0" w:rsidRDefault="00DA21F0" w:rsidP="00DA21F0">
      <w:pPr>
        <w:rPr>
          <w:ins w:id="280" w:author="Faizan Alam" w:date="2025-10-24T00:54:00Z"/>
          <w:b/>
          <w:bCs/>
        </w:rPr>
      </w:pPr>
      <w:ins w:id="281" w:author="Faizan Alam" w:date="2025-10-24T00:54:00Z">
        <w:r w:rsidRPr="00DA21F0">
          <w:rPr>
            <w:b/>
            <w:bCs/>
          </w:rPr>
          <w:t>JOIN table t2 ON t1.id = t2.</w:t>
        </w:r>
      </w:ins>
      <w:ins w:id="282" w:author="Faizan Alam" w:date="2025-10-28T19:46:00Z">
        <w:r w:rsidRPr="00DA21F0">
          <w:rPr>
            <w:b/>
            <w:bCs/>
          </w:rPr>
          <w:t>id</w:t>
        </w:r>
      </w:ins>
      <w:ins w:id="283" w:author="Faizan Alam" w:date="2025-10-24T21:58:00Z">
        <w:r w:rsidRPr="00DA21F0">
          <w:rPr>
            <w:b/>
            <w:bCs/>
          </w:rPr>
          <w:t>id</w:t>
        </w:r>
      </w:ins>
      <w:ins w:id="284" w:author="Faizan Alam" w:date="2025-10-24T19:52:00Z">
        <w:r w:rsidRPr="00DA21F0">
          <w:rPr>
            <w:b/>
            <w:bCs/>
          </w:rPr>
          <w:t>id</w:t>
        </w:r>
      </w:ins>
      <w:ins w:id="285" w:author="Faizan Alam" w:date="2025-10-24T00:54:00Z">
        <w:r w:rsidRPr="00DA21F0">
          <w:rPr>
            <w:b/>
            <w:bCs/>
          </w:rPr>
          <w:t>t1id</w:t>
        </w:r>
      </w:ins>
    </w:p>
    <w:p w14:paraId="6650B510" w14:textId="77777777" w:rsidR="00DA21F0" w:rsidRPr="00DA21F0" w:rsidRDefault="00DA21F0" w:rsidP="00DA21F0">
      <w:pPr>
        <w:numPr>
          <w:ilvl w:val="0"/>
          <w:numId w:val="37"/>
        </w:numPr>
        <w:rPr>
          <w:ins w:id="286" w:author="Faizan Alam" w:date="2025-10-24T00:54:00Z"/>
        </w:rPr>
      </w:pPr>
      <w:ins w:id="287" w:author="Faizan Alam" w:date="2025-10-24T00:54:00Z">
        <w:r w:rsidRPr="00DA21F0">
          <w:t>SELECT t1.column1, t2.Column: You select the columns you want from each instance of the table. Use the aliases to distinguish columns from the two table instances.</w:t>
        </w:r>
      </w:ins>
    </w:p>
    <w:p w14:paraId="413F13AF" w14:textId="77777777" w:rsidR="00DA21F0" w:rsidRPr="00DA21F0" w:rsidRDefault="00DA21F0" w:rsidP="00DA21F0">
      <w:pPr>
        <w:numPr>
          <w:ilvl w:val="0"/>
          <w:numId w:val="37"/>
        </w:numPr>
        <w:rPr>
          <w:ins w:id="288" w:author="Faizan Alam" w:date="2025-10-24T00:54:00Z"/>
        </w:rPr>
      </w:pPr>
      <w:ins w:id="289" w:author="Faizan Alam" w:date="2025-10-24T00:54:00Z">
        <w:r w:rsidRPr="00DA21F0">
          <w:t>FROM table AS t1: defines the first reference to the table and aliases it as t1. This is the left side of the join.</w:t>
        </w:r>
      </w:ins>
    </w:p>
    <w:p w14:paraId="2BE2F77E" w14:textId="77777777" w:rsidR="00DA21F0" w:rsidRPr="00DA21F0" w:rsidRDefault="00DA21F0" w:rsidP="00DA21F0">
      <w:pPr>
        <w:numPr>
          <w:ilvl w:val="0"/>
          <w:numId w:val="37"/>
        </w:numPr>
        <w:rPr>
          <w:ins w:id="290" w:author="Faizan Alam" w:date="2025-10-24T00:54:00Z"/>
        </w:rPr>
      </w:pPr>
      <w:ins w:id="291" w:author="Faizan Alam" w:date="2025-10-24T00:54:00Z">
        <w:r w:rsidRPr="00DA21F0">
          <w:t>JOIN table AS t2: Joins the second reference to the table, aliasing it as t2. This right side will be joined to the left side.</w:t>
        </w:r>
      </w:ins>
    </w:p>
    <w:p w14:paraId="3D3D6B39" w14:textId="77AF437A" w:rsidR="00DA21F0" w:rsidRDefault="00DA21F0" w:rsidP="00DA21F0">
      <w:pPr>
        <w:numPr>
          <w:ilvl w:val="0"/>
          <w:numId w:val="37"/>
        </w:numPr>
        <w:rPr>
          <w:ins w:id="292" w:author="Faizan Alam" w:date="2025-10-24T00:54:00Z"/>
        </w:rPr>
      </w:pPr>
      <w:ins w:id="293" w:author="Faizan Alam" w:date="2025-10-24T00:54:00Z">
        <w:r w:rsidRPr="00DA21F0">
          <w:t>ON t1.id = t2.t1id: join predicate comparing the id column from the left table instance to the t1id column from the right instance. You can join any shared column.</w:t>
        </w:r>
      </w:ins>
    </w:p>
    <w:p w14:paraId="19BC8CDE" w14:textId="7174E9B3" w:rsidR="009352B2" w:rsidRDefault="009352B2" w:rsidP="009352B2">
      <w:pPr>
        <w:rPr>
          <w:ins w:id="294" w:author="Faizan Alam" w:date="2025-10-24T00:54:00Z"/>
        </w:rPr>
      </w:pPr>
    </w:p>
    <w:p w14:paraId="2D367C0D" w14:textId="1E41DAA9" w:rsidR="009352B2" w:rsidRDefault="009352B2" w:rsidP="009352B2">
      <w:pPr>
        <w:rPr>
          <w:ins w:id="295" w:author="Faizan Alam" w:date="2025-10-24T00:54:00Z"/>
        </w:rPr>
      </w:pPr>
    </w:p>
    <w:p w14:paraId="5F6E5A5D" w14:textId="278D7AE0" w:rsidR="009352B2" w:rsidRDefault="009352B2" w:rsidP="009352B2">
      <w:pPr>
        <w:rPr>
          <w:ins w:id="296" w:author="Faizan Alam" w:date="2025-10-24T00:54:00Z"/>
        </w:rPr>
      </w:pPr>
    </w:p>
    <w:p w14:paraId="2C750E9F" w14:textId="16D74B3C" w:rsidR="009352B2" w:rsidRDefault="009352B2" w:rsidP="009352B2">
      <w:pPr>
        <w:pStyle w:val="NormalWeb"/>
        <w:rPr>
          <w:ins w:id="297" w:author="Faizan Alam" w:date="2025-10-24T00:54:00Z"/>
        </w:rPr>
      </w:pPr>
      <w:ins w:id="298" w:author="Faizan Alam" w:date="2025-10-28T19:46:00Z">
        <w:r>
          <w:rPr>
            <w:noProof/>
          </w:rPr>
          <w:drawing>
            <wp:anchor distT="0" distB="0" distL="114300" distR="114300" simplePos="0" relativeHeight="251697152"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99" w:author="Faizan Alam" w:date="2025-10-24T21:58:00Z">
        <w:r>
          <w:rPr>
            <w:noProof/>
          </w:rPr>
          <w:drawing>
            <wp:anchor distT="0" distB="0" distL="114300" distR="114300" simplePos="0" relativeHeight="251684864"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del w:id="300" w:author="Faizan Alam" w:date="2025-10-24T19:52:00Z">
        <w:r>
          <w:rPr>
            <w:noProof/>
          </w:rPr>
          <w:drawing>
            <wp:anchor distT="0" distB="0" distL="114300" distR="114300" simplePos="0" relativeHeight="25167257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1" w:author="Faizan Alam" w:date="2025-10-24T00:54:00Z">
        <w:r>
          <w:rPr>
            <w:noProof/>
          </w:rPr>
          <w:drawing>
            <wp:anchor distT="0" distB="0" distL="114300" distR="114300" simplePos="0" relativeHeight="251663360"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9AFBC16" w14:textId="3D7054D2" w:rsidR="009352B2" w:rsidRPr="00DA21F0" w:rsidRDefault="009352B2" w:rsidP="009352B2">
      <w:pPr>
        <w:rPr>
          <w:ins w:id="302" w:author="Faizan Alam" w:date="2025-10-24T00:54:00Z"/>
        </w:rPr>
      </w:pPr>
    </w:p>
    <w:p w14:paraId="34E741D9" w14:textId="26D5EB43" w:rsidR="009352B2" w:rsidRPr="00DA21F0" w:rsidRDefault="00DA21F0" w:rsidP="00DA21F0">
      <w:pPr>
        <w:rPr>
          <w:ins w:id="303" w:author="Faizan Alam" w:date="2025-10-24T00:54:00Z"/>
        </w:rPr>
      </w:pPr>
      <w:ins w:id="304" w:author="Faizan Alam" w:date="2025-10-24T00:54:00Z">
        <w:r w:rsidRPr="00DA21F0">
          <w:t>So, in summary, you are creating two aliased references to the table that can then be treated as separate tables in the join syntax. The join predicate matches related rows from the two instances.</w:t>
        </w:r>
      </w:ins>
    </w:p>
    <w:p w14:paraId="36665657" w14:textId="77777777" w:rsidR="0057497C" w:rsidRDefault="0057497C" w:rsidP="0057497C">
      <w:pPr>
        <w:rPr>
          <w:ins w:id="305" w:author="Faizan Alam" w:date="2025-10-24T00:54:00Z"/>
        </w:rPr>
      </w:pPr>
    </w:p>
    <w:p w14:paraId="7D802AD9" w14:textId="2904F9B8" w:rsidR="00E04F58" w:rsidRDefault="00E04F58" w:rsidP="00E04F58">
      <w:pPr>
        <w:tabs>
          <w:tab w:val="left" w:pos="4090"/>
        </w:tabs>
        <w:rPr>
          <w:ins w:id="306" w:author="Faizan Alam" w:date="2025-10-24T00:54:00Z"/>
        </w:rPr>
      </w:pPr>
    </w:p>
    <w:p w14:paraId="3EECCFA0" w14:textId="5DF57A00" w:rsidR="00BE371C" w:rsidRDefault="00020845" w:rsidP="00E04F58">
      <w:pPr>
        <w:tabs>
          <w:tab w:val="left" w:pos="4090"/>
        </w:tabs>
        <w:rPr>
          <w:ins w:id="307" w:author="Faizan Alam" w:date="2025-10-24T00:54:00Z"/>
        </w:rPr>
      </w:pPr>
      <w:ins w:id="308" w:author="Faizan Alam" w:date="2025-10-24T00:54:00Z">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ins>
    </w:p>
    <w:p w14:paraId="25A8F6AF" w14:textId="4AF5B99D" w:rsidR="00E04F58" w:rsidRDefault="00F85221" w:rsidP="00F85221">
      <w:pPr>
        <w:tabs>
          <w:tab w:val="left" w:pos="4090"/>
        </w:tabs>
        <w:rPr>
          <w:ins w:id="309" w:author="Faizan Alam" w:date="2025-10-24T00:54:00Z"/>
        </w:rPr>
      </w:pPr>
      <w:ins w:id="310" w:author="Faizan Alam" w:date="2025-10-24T00:54:00Z">
        <w:r>
          <w:t xml:space="preserve">* Find/Display/return usually refers to attributes/ columns which need to be stated at </w:t>
        </w:r>
        <w:r w:rsidRPr="00312BEF">
          <w:rPr>
            <w:b/>
            <w:bCs/>
          </w:rPr>
          <w:t>SELECT</w:t>
        </w:r>
        <w:r>
          <w:t xml:space="preserve"> Statement level.</w:t>
        </w:r>
      </w:ins>
    </w:p>
    <w:p w14:paraId="4FDE9DF7" w14:textId="1CE140AE" w:rsidR="00F85221" w:rsidRDefault="00F85221" w:rsidP="00F85221">
      <w:pPr>
        <w:tabs>
          <w:tab w:val="left" w:pos="4090"/>
        </w:tabs>
        <w:rPr>
          <w:ins w:id="311" w:author="Faizan Alam" w:date="2025-10-24T00:54:00Z"/>
        </w:rPr>
      </w:pPr>
      <w:ins w:id="312" w:author="Faizan Alam" w:date="2025-10-24T00:54:00Z">
        <w:r>
          <w:t xml:space="preserve">** If the department and employees are on different tables, then it suggests we need </w:t>
        </w:r>
        <w:r w:rsidR="00C20A03">
          <w:t xml:space="preserve">a </w:t>
        </w:r>
        <w:r w:rsidR="00C20A03" w:rsidRPr="00312BEF">
          <w:rPr>
            <w:b/>
            <w:bCs/>
          </w:rPr>
          <w:t>JOIN</w:t>
        </w:r>
        <w:r>
          <w:t xml:space="preserve"> statement.</w:t>
        </w:r>
      </w:ins>
    </w:p>
    <w:p w14:paraId="015A56D2" w14:textId="7F491BB8" w:rsidR="00E04F58" w:rsidRPr="00E04F58" w:rsidRDefault="00F85221" w:rsidP="00E04F58">
      <w:pPr>
        <w:tabs>
          <w:tab w:val="left" w:pos="4090"/>
        </w:tabs>
        <w:rPr>
          <w:ins w:id="313" w:author="Faizan Alam" w:date="2025-10-24T00:54:00Z"/>
        </w:rPr>
      </w:pPr>
      <w:ins w:id="314" w:author="Faizan Alam" w:date="2025-10-24T00:54:00Z">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ins>
    </w:p>
    <w:p w14:paraId="189389FD" w14:textId="11548B7B" w:rsidR="00040B56" w:rsidRDefault="00040B56" w:rsidP="00FE0E65">
      <w:pPr>
        <w:pStyle w:val="Heading2"/>
        <w:rPr>
          <w:ins w:id="315" w:author="Faizan Alam" w:date="2025-10-24T00:54:00Z"/>
        </w:rPr>
      </w:pPr>
    </w:p>
    <w:p w14:paraId="7377B743" w14:textId="77777777" w:rsidR="00040B56" w:rsidRPr="00040B56" w:rsidRDefault="00040B56" w:rsidP="00040B56">
      <w:pPr>
        <w:rPr>
          <w:ins w:id="316" w:author="Faizan Alam" w:date="2025-10-24T00:54:00Z"/>
        </w:rPr>
      </w:pPr>
    </w:p>
    <w:p w14:paraId="71BC6B5D" w14:textId="2A7293FE" w:rsidR="00E04F58" w:rsidRDefault="00874FEB" w:rsidP="00FE0E65">
      <w:pPr>
        <w:pStyle w:val="Heading2"/>
        <w:rPr>
          <w:ins w:id="317" w:author="Faizan Alam" w:date="2025-10-24T00:54:00Z"/>
        </w:rPr>
      </w:pPr>
      <w:bookmarkStart w:id="318" w:name="_Toc212221622"/>
      <w:bookmarkStart w:id="319" w:name="_Toc212235567"/>
      <w:ins w:id="320" w:author="Faizan Alam" w:date="2025-10-24T00:54:00Z">
        <w:r w:rsidRPr="0099673D">
          <w:t>SQL EQUI JOIN</w:t>
        </w:r>
        <w:bookmarkEnd w:id="318"/>
        <w:bookmarkEnd w:id="319"/>
      </w:ins>
    </w:p>
    <w:p w14:paraId="6E7860E2" w14:textId="77777777" w:rsidR="00040B56" w:rsidRPr="00040B56" w:rsidRDefault="00040B56" w:rsidP="00040B56">
      <w:pPr>
        <w:rPr>
          <w:ins w:id="321" w:author="Faizan Alam" w:date="2025-10-24T00:54:00Z"/>
        </w:rPr>
      </w:pPr>
    </w:p>
    <w:p w14:paraId="390ECA65" w14:textId="77777777" w:rsidR="00874FEB" w:rsidRPr="00874FEB" w:rsidRDefault="00874FEB" w:rsidP="00874FEB">
      <w:pPr>
        <w:rPr>
          <w:ins w:id="322" w:author="Faizan Alam" w:date="2025-10-24T00:54:00Z"/>
        </w:rPr>
      </w:pPr>
      <w:ins w:id="323" w:author="Faizan Alam" w:date="2025-10-24T00:54:00Z">
        <w:r w:rsidRPr="00874FEB">
          <w:t>An Equi Join in SQL is a type of join that combines rows from two or more tables based on a common column or set of columns, using the equality operator = to compare column values.</w:t>
        </w:r>
      </w:ins>
    </w:p>
    <w:p w14:paraId="077745F5" w14:textId="77777777" w:rsidR="00874FEB" w:rsidRPr="00874FEB" w:rsidRDefault="00874FEB" w:rsidP="00874FEB">
      <w:pPr>
        <w:rPr>
          <w:ins w:id="324" w:author="Faizan Alam" w:date="2025-10-24T00:54:00Z"/>
        </w:rPr>
      </w:pPr>
      <w:ins w:id="325" w:author="Faizan Alam" w:date="2025-10-24T00:54:00Z">
        <w:r w:rsidRPr="00874FEB">
          <w:t>It is one of the most frequently used types of joins because it matches columns from different tables that have equal values, allowing the combination of related data.</w:t>
        </w:r>
      </w:ins>
    </w:p>
    <w:p w14:paraId="72AD7A86" w14:textId="647EBEFD" w:rsidR="00874FEB" w:rsidRPr="00874FEB" w:rsidRDefault="00874FEB" w:rsidP="00874FEB">
      <w:pPr>
        <w:rPr>
          <w:ins w:id="326" w:author="Faizan Alam" w:date="2025-10-24T00:54:00Z"/>
        </w:rPr>
      </w:pPr>
      <w:ins w:id="327" w:author="Faizan Alam" w:date="2025-10-24T00:54:00Z">
        <w:r>
          <w:t>R</w:t>
        </w:r>
        <w:r w:rsidRPr="00874FEB">
          <w:t>emember that:</w:t>
        </w:r>
      </w:ins>
    </w:p>
    <w:p w14:paraId="0442488A" w14:textId="77777777" w:rsidR="00874FEB" w:rsidRPr="00874FEB" w:rsidRDefault="00874FEB" w:rsidP="00874FEB">
      <w:pPr>
        <w:numPr>
          <w:ilvl w:val="0"/>
          <w:numId w:val="38"/>
        </w:numPr>
        <w:rPr>
          <w:ins w:id="328" w:author="Faizan Alam" w:date="2025-10-24T00:54:00Z"/>
        </w:rPr>
      </w:pPr>
      <w:ins w:id="329" w:author="Faizan Alam" w:date="2025-10-24T00:54:00Z">
        <w:r w:rsidRPr="00874FEB">
          <w:t>The column names do not need to be the same.</w:t>
        </w:r>
      </w:ins>
    </w:p>
    <w:p w14:paraId="7DE5924C" w14:textId="77777777" w:rsidR="00874FEB" w:rsidRPr="00874FEB" w:rsidRDefault="00874FEB" w:rsidP="00874FEB">
      <w:pPr>
        <w:numPr>
          <w:ilvl w:val="0"/>
          <w:numId w:val="38"/>
        </w:numPr>
        <w:rPr>
          <w:ins w:id="330" w:author="Faizan Alam" w:date="2025-10-24T00:54:00Z"/>
        </w:rPr>
      </w:pPr>
      <w:ins w:id="331" w:author="Faizan Alam" w:date="2025-10-24T00:54:00Z">
        <w:r w:rsidRPr="00874FEB">
          <w:t>The resultant table contains repeated columns.</w:t>
        </w:r>
      </w:ins>
    </w:p>
    <w:p w14:paraId="188BD451" w14:textId="46B2B065" w:rsidR="00874FEB" w:rsidRDefault="00874FEB" w:rsidP="00E04F58">
      <w:pPr>
        <w:numPr>
          <w:ilvl w:val="0"/>
          <w:numId w:val="38"/>
        </w:numPr>
        <w:rPr>
          <w:ins w:id="332" w:author="Faizan Alam" w:date="2025-10-24T00:54:00Z"/>
        </w:rPr>
      </w:pPr>
      <w:ins w:id="333" w:author="Faizan Alam" w:date="2025-10-24T00:54:00Z">
        <w:r w:rsidRPr="00874FEB">
          <w:t>It is possible to perform an equi join on more than two tables.</w:t>
        </w:r>
      </w:ins>
    </w:p>
    <w:p w14:paraId="6CDEF841" w14:textId="0FFB4B6D" w:rsidR="0099673D" w:rsidRPr="0099673D" w:rsidRDefault="0099673D" w:rsidP="0099673D">
      <w:pPr>
        <w:numPr>
          <w:ilvl w:val="0"/>
          <w:numId w:val="38"/>
        </w:numPr>
        <w:rPr>
          <w:ins w:id="334" w:author="Faizan Alam" w:date="2025-10-24T00:54:00Z"/>
        </w:rPr>
      </w:pPr>
      <w:ins w:id="335" w:author="Faizan Alam" w:date="2025-10-24T00:54:00Z">
        <w:r w:rsidRPr="0099673D">
          <w:rPr>
            <w:b/>
            <w:bCs/>
          </w:rPr>
          <w:t>Equi join uses only equals sign</w:t>
        </w:r>
        <w:r>
          <w:rPr>
            <w:b/>
            <w:bCs/>
          </w:rPr>
          <w:t>.</w:t>
        </w:r>
      </w:ins>
    </w:p>
    <w:p w14:paraId="6FAEA6D0" w14:textId="77777777" w:rsidR="0099673D" w:rsidRDefault="0099673D" w:rsidP="0099673D">
      <w:pPr>
        <w:rPr>
          <w:ins w:id="336" w:author="Faizan Alam" w:date="2025-10-24T00:54:00Z"/>
        </w:rPr>
      </w:pPr>
    </w:p>
    <w:p w14:paraId="00916532" w14:textId="36895496" w:rsidR="0099673D" w:rsidRPr="00E04F58" w:rsidRDefault="00874FEB" w:rsidP="00E04F58">
      <w:pPr>
        <w:rPr>
          <w:ins w:id="337" w:author="Faizan Alam" w:date="2025-10-24T00:54:00Z"/>
        </w:rPr>
      </w:pPr>
      <w:ins w:id="338" w:author="Faizan Alam" w:date="2025-10-24T00:54:00Z">
        <w:r>
          <w:t>SYNATX</w:t>
        </w:r>
      </w:ins>
    </w:p>
    <w:p w14:paraId="2E152EC9" w14:textId="77777777" w:rsidR="00874FEB" w:rsidRPr="0099673D" w:rsidRDefault="00874FEB" w:rsidP="00874FEB">
      <w:pPr>
        <w:rPr>
          <w:ins w:id="339" w:author="Faizan Alam" w:date="2025-10-24T00:54:00Z"/>
          <w:b/>
          <w:bCs/>
        </w:rPr>
      </w:pPr>
      <w:bookmarkStart w:id="340" w:name="_Hlk212156230"/>
      <w:ins w:id="341" w:author="Faizan Alam" w:date="2025-10-24T00:54:00Z">
        <w:r w:rsidRPr="0099673D">
          <w:rPr>
            <w:b/>
            <w:bCs/>
          </w:rPr>
          <w:t>SELECT *</w:t>
        </w:r>
      </w:ins>
    </w:p>
    <w:p w14:paraId="7DB0A530" w14:textId="77777777" w:rsidR="00874FEB" w:rsidRPr="0099673D" w:rsidRDefault="00874FEB" w:rsidP="00874FEB">
      <w:pPr>
        <w:rPr>
          <w:ins w:id="342" w:author="Faizan Alam" w:date="2025-10-24T00:54:00Z"/>
          <w:b/>
          <w:bCs/>
        </w:rPr>
      </w:pPr>
      <w:ins w:id="343" w:author="Faizan Alam" w:date="2025-10-24T00:54:00Z">
        <w:r w:rsidRPr="0099673D">
          <w:rPr>
            <w:b/>
            <w:bCs/>
          </w:rPr>
          <w:t>FROM TableName1</w:t>
        </w:r>
      </w:ins>
    </w:p>
    <w:p w14:paraId="7CBE3046" w14:textId="77777777" w:rsidR="00874FEB" w:rsidRPr="0099673D" w:rsidRDefault="00874FEB" w:rsidP="00874FEB">
      <w:pPr>
        <w:rPr>
          <w:ins w:id="344" w:author="Faizan Alam" w:date="2025-10-24T00:54:00Z"/>
          <w:b/>
          <w:bCs/>
        </w:rPr>
      </w:pPr>
      <w:ins w:id="345" w:author="Faizan Alam" w:date="2025-10-24T00:54:00Z">
        <w:r w:rsidRPr="0099673D">
          <w:rPr>
            <w:b/>
            <w:bCs/>
          </w:rPr>
          <w:t>JOIN TableName2</w:t>
        </w:r>
      </w:ins>
    </w:p>
    <w:p w14:paraId="2BC726BD" w14:textId="3C2AC220" w:rsidR="00E04F58" w:rsidRDefault="00874FEB" w:rsidP="00874FEB">
      <w:pPr>
        <w:rPr>
          <w:ins w:id="346" w:author="Faizan Alam" w:date="2025-10-24T00:54:00Z"/>
          <w:b/>
          <w:bCs/>
        </w:rPr>
      </w:pPr>
      <w:ins w:id="347" w:author="Faizan Alam" w:date="2025-10-24T00:54:00Z">
        <w:r w:rsidRPr="0099673D">
          <w:rPr>
            <w:b/>
            <w:bCs/>
          </w:rPr>
          <w:t>ON TableName1.ColumnName = TableName2.ColumnName;</w:t>
        </w:r>
      </w:ins>
    </w:p>
    <w:bookmarkEnd w:id="340"/>
    <w:p w14:paraId="72A40F88" w14:textId="77777777" w:rsidR="00040B56" w:rsidRDefault="00040B56" w:rsidP="00FE0E65">
      <w:pPr>
        <w:pStyle w:val="Heading2"/>
        <w:rPr>
          <w:ins w:id="348" w:author="Faizan Alam" w:date="2025-10-24T00:54:00Z"/>
        </w:rPr>
      </w:pPr>
    </w:p>
    <w:p w14:paraId="3BDE09D1" w14:textId="77777777" w:rsidR="00040B56" w:rsidRDefault="00040B56" w:rsidP="00FE0E65">
      <w:pPr>
        <w:pStyle w:val="Heading2"/>
        <w:rPr>
          <w:ins w:id="349" w:author="Faizan Alam" w:date="2025-10-24T00:54:00Z"/>
        </w:rPr>
      </w:pPr>
    </w:p>
    <w:p w14:paraId="401993C6" w14:textId="29C43738" w:rsidR="00FE0E65" w:rsidRPr="00FE0E65" w:rsidRDefault="001252A6" w:rsidP="00FE0E65">
      <w:pPr>
        <w:pStyle w:val="Heading2"/>
        <w:rPr>
          <w:ins w:id="350" w:author="Faizan Alam" w:date="2025-10-24T00:54:00Z"/>
        </w:rPr>
      </w:pPr>
      <w:bookmarkStart w:id="351" w:name="_Toc212221623"/>
      <w:bookmarkStart w:id="352" w:name="_Toc212235568"/>
      <w:ins w:id="353" w:author="Faizan Alam" w:date="2025-10-24T00:54:00Z">
        <w:r>
          <w:t>LEFT OUTER JOIN IN SQL</w:t>
        </w:r>
        <w:bookmarkEnd w:id="351"/>
        <w:bookmarkEnd w:id="352"/>
      </w:ins>
    </w:p>
    <w:p w14:paraId="1F2DDB56" w14:textId="77777777" w:rsidR="00040B56" w:rsidRDefault="00040B56" w:rsidP="00874FEB">
      <w:pPr>
        <w:rPr>
          <w:ins w:id="354" w:author="Faizan Alam" w:date="2025-10-24T00:54:00Z"/>
        </w:rPr>
      </w:pPr>
    </w:p>
    <w:p w14:paraId="7D6F32E2" w14:textId="455D5F4B" w:rsidR="0027719F" w:rsidRPr="00C647DD" w:rsidRDefault="00C647DD" w:rsidP="00874FEB">
      <w:pPr>
        <w:rPr>
          <w:ins w:id="355" w:author="Faizan Alam" w:date="2025-10-24T00:54:00Z"/>
        </w:rPr>
      </w:pPr>
      <w:ins w:id="356" w:author="Faizan Alam" w:date="2025-10-24T00:54:00Z">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ins>
    </w:p>
    <w:p w14:paraId="5400566D" w14:textId="4BDB6E2F" w:rsidR="0027719F" w:rsidRDefault="00C647DD" w:rsidP="00874FEB">
      <w:pPr>
        <w:rPr>
          <w:ins w:id="357" w:author="Faizan Alam" w:date="2025-10-24T00:54:00Z"/>
        </w:rPr>
      </w:pPr>
      <w:bookmarkStart w:id="358" w:name="_Hlk212157718"/>
      <w:ins w:id="359" w:author="Faizan Alam" w:date="2025-10-24T00:54:00Z">
        <w:r w:rsidRPr="00C647DD">
          <w:t>In the syntax of a left outer join, the dominant table of the outer join appears to the left of the keyword that begins the outer join.</w:t>
        </w:r>
      </w:ins>
    </w:p>
    <w:bookmarkEnd w:id="358"/>
    <w:p w14:paraId="3C1EDD76" w14:textId="619F65E5" w:rsidR="00C647DD" w:rsidRPr="00C647DD" w:rsidRDefault="00C647DD" w:rsidP="00874FEB">
      <w:pPr>
        <w:rPr>
          <w:ins w:id="360" w:author="Faizan Alam" w:date="2025-10-24T00:54:00Z"/>
          <w:b/>
          <w:bCs/>
        </w:rPr>
      </w:pPr>
      <w:ins w:id="361" w:author="Faizan Alam" w:date="2025-10-24T00:54:00Z">
        <w:r w:rsidRPr="00C647DD">
          <w:rPr>
            <w:b/>
            <w:bCs/>
          </w:rPr>
          <w:t>Syntax</w:t>
        </w:r>
      </w:ins>
    </w:p>
    <w:p w14:paraId="3D91E35E" w14:textId="77777777" w:rsidR="00C647DD" w:rsidRPr="00C647DD" w:rsidRDefault="00C647DD" w:rsidP="00C647DD">
      <w:pPr>
        <w:rPr>
          <w:ins w:id="362" w:author="Faizan Alam" w:date="2025-10-24T00:54:00Z"/>
          <w:b/>
          <w:bCs/>
        </w:rPr>
      </w:pPr>
      <w:ins w:id="363" w:author="Faizan Alam" w:date="2025-10-24T00:54:00Z">
        <w:r w:rsidRPr="00C647DD">
          <w:rPr>
            <w:b/>
            <w:bCs/>
          </w:rPr>
          <w:t>SELECT *</w:t>
        </w:r>
      </w:ins>
    </w:p>
    <w:p w14:paraId="20CC6890" w14:textId="77777777" w:rsidR="00C647DD" w:rsidRPr="00C647DD" w:rsidRDefault="00C647DD" w:rsidP="00C647DD">
      <w:pPr>
        <w:rPr>
          <w:ins w:id="364" w:author="Faizan Alam" w:date="2025-10-24T00:54:00Z"/>
          <w:b/>
          <w:bCs/>
        </w:rPr>
      </w:pPr>
      <w:ins w:id="365" w:author="Faizan Alam" w:date="2025-10-24T00:54:00Z">
        <w:r w:rsidRPr="00C647DD">
          <w:rPr>
            <w:b/>
            <w:bCs/>
          </w:rPr>
          <w:t>FROM TableName1</w:t>
        </w:r>
      </w:ins>
    </w:p>
    <w:p w14:paraId="5CD426DD" w14:textId="0E414E3B" w:rsidR="00C647DD" w:rsidRPr="00C647DD" w:rsidRDefault="00383C47" w:rsidP="00C647DD">
      <w:pPr>
        <w:rPr>
          <w:ins w:id="366" w:author="Faizan Alam" w:date="2025-10-24T00:54:00Z"/>
        </w:rPr>
      </w:pPr>
      <w:ins w:id="367" w:author="Faizan Alam" w:date="2025-10-24T00:54:00Z">
        <w:r>
          <w:rPr>
            <w:b/>
            <w:bCs/>
          </w:rPr>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51E3E239" w14:textId="7FFE1EA7" w:rsidR="00C647DD" w:rsidRPr="00C647DD" w:rsidRDefault="00C647DD" w:rsidP="00C647DD">
      <w:pPr>
        <w:rPr>
          <w:ins w:id="368" w:author="Faizan Alam" w:date="2025-10-24T00:54:00Z"/>
          <w:b/>
          <w:bCs/>
        </w:rPr>
      </w:pPr>
      <w:ins w:id="369" w:author="Faizan Alam" w:date="2025-10-24T00:54:00Z">
        <w:r w:rsidRPr="00C647DD">
          <w:rPr>
            <w:b/>
            <w:bCs/>
          </w:rPr>
          <w:t>ON TableName1.ColumnName = TableName2.ColumnName;</w:t>
        </w:r>
      </w:ins>
    </w:p>
    <w:p w14:paraId="53583503" w14:textId="0DD6FA56" w:rsidR="002B7249" w:rsidRPr="00453893" w:rsidRDefault="002B7249" w:rsidP="002B7249">
      <w:pPr>
        <w:rPr>
          <w:ins w:id="370" w:author="Faizan Alam" w:date="2025-10-24T00:54:00Z"/>
        </w:rPr>
      </w:pPr>
      <w:ins w:id="371" w:author="Faizan Alam" w:date="2025-10-24T00:54:00Z">
        <w:r>
          <w:t>TABLE on left side of LEFT OUTER TABLE is dominant.</w:t>
        </w:r>
      </w:ins>
    </w:p>
    <w:p w14:paraId="3B14DAD5" w14:textId="77777777" w:rsidR="00C647DD" w:rsidRPr="00C647DD" w:rsidRDefault="00C647DD" w:rsidP="00874FEB">
      <w:pPr>
        <w:rPr>
          <w:ins w:id="372" w:author="Faizan Alam" w:date="2025-10-24T00:54:00Z"/>
        </w:rPr>
      </w:pPr>
    </w:p>
    <w:p w14:paraId="268A5DD6" w14:textId="253EA8AB" w:rsidR="0027719F" w:rsidRDefault="0027719F" w:rsidP="00874FEB">
      <w:pPr>
        <w:rPr>
          <w:ins w:id="373" w:author="Faizan Alam" w:date="2025-10-24T00:54:00Z"/>
          <w:b/>
          <w:bCs/>
        </w:rPr>
      </w:pPr>
    </w:p>
    <w:p w14:paraId="6FD97E5C" w14:textId="6E8100A4" w:rsidR="0027719F" w:rsidRDefault="008418B6" w:rsidP="00874FEB">
      <w:pPr>
        <w:rPr>
          <w:ins w:id="374" w:author="Faizan Alam" w:date="2025-10-24T00:54:00Z"/>
          <w:b/>
          <w:bCs/>
        </w:rPr>
      </w:pPr>
      <w:ins w:id="375" w:author="Faizan Alam" w:date="2025-10-28T19:46:00Z">
        <w:r>
          <w:rPr>
            <w:noProof/>
          </w:rPr>
          <w:drawing>
            <wp:anchor distT="0" distB="0" distL="114300" distR="114300" simplePos="0" relativeHeight="251699200"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ins w:id="376" w:author="Faizan Alam" w:date="2025-10-24T21:58:00Z">
        <w:r>
          <w:rPr>
            <w:noProof/>
          </w:rPr>
          <w:drawing>
            <wp:anchor distT="0" distB="0" distL="114300" distR="114300" simplePos="0" relativeHeight="251686912"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del w:id="377" w:author="Faizan Alam" w:date="2025-10-24T19:52:00Z">
        <w:r>
          <w:rPr>
            <w:noProof/>
          </w:rPr>
          <w:drawing>
            <wp:anchor distT="0" distB="0" distL="114300" distR="114300" simplePos="0" relativeHeight="25167462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8" w:author="Faizan Alam" w:date="2025-10-24T00:54:00Z">
        <w:r>
          <w:rPr>
            <w:noProof/>
          </w:rPr>
          <w:drawing>
            <wp:anchor distT="0" distB="0" distL="114300" distR="114300" simplePos="0" relativeHeight="2516643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3E45A6B" w14:textId="7A6DAB69" w:rsidR="0027719F" w:rsidRDefault="0027719F" w:rsidP="00874FEB">
      <w:pPr>
        <w:rPr>
          <w:ins w:id="379" w:author="Faizan Alam" w:date="2025-10-24T00:54:00Z"/>
          <w:b/>
          <w:bCs/>
        </w:rPr>
      </w:pPr>
    </w:p>
    <w:p w14:paraId="5C55D49A" w14:textId="63CA02B7" w:rsidR="0027719F" w:rsidRDefault="0027719F" w:rsidP="00874FEB">
      <w:pPr>
        <w:rPr>
          <w:ins w:id="380" w:author="Faizan Alam" w:date="2025-10-24T00:54:00Z"/>
          <w:b/>
          <w:bCs/>
        </w:rPr>
      </w:pPr>
    </w:p>
    <w:p w14:paraId="57D72076" w14:textId="730543FA" w:rsidR="0027719F" w:rsidRDefault="0027719F" w:rsidP="00874FEB">
      <w:pPr>
        <w:rPr>
          <w:ins w:id="381" w:author="Faizan Alam" w:date="2025-10-24T00:54:00Z"/>
          <w:b/>
          <w:bCs/>
        </w:rPr>
      </w:pPr>
    </w:p>
    <w:p w14:paraId="2C0DCA5A" w14:textId="1CD2FC36" w:rsidR="0027719F" w:rsidRDefault="008418B6" w:rsidP="00BB729C">
      <w:pPr>
        <w:pStyle w:val="Heading2"/>
        <w:rPr>
          <w:ins w:id="382" w:author="Faizan Alam" w:date="2025-10-24T00:54:00Z"/>
        </w:rPr>
      </w:pPr>
      <w:bookmarkStart w:id="383" w:name="_Toc212221624"/>
      <w:bookmarkStart w:id="384" w:name="_Toc212235569"/>
      <w:ins w:id="385" w:author="Faizan Alam" w:date="2025-10-24T00:54:00Z">
        <w:r>
          <w:t>RIGHT OUTER JOIN IN SQL</w:t>
        </w:r>
        <w:bookmarkEnd w:id="383"/>
        <w:bookmarkEnd w:id="384"/>
      </w:ins>
    </w:p>
    <w:p w14:paraId="6A196469" w14:textId="77777777" w:rsidR="002B7249" w:rsidRDefault="002B7249" w:rsidP="00874FEB">
      <w:pPr>
        <w:rPr>
          <w:ins w:id="386" w:author="Faizan Alam" w:date="2025-10-24T00:54:00Z"/>
        </w:rPr>
      </w:pPr>
    </w:p>
    <w:p w14:paraId="0E3ED469" w14:textId="67F62C96" w:rsidR="008418B6" w:rsidRPr="00453893" w:rsidRDefault="00453893" w:rsidP="00874FEB">
      <w:pPr>
        <w:rPr>
          <w:ins w:id="387" w:author="Faizan Alam" w:date="2025-10-24T00:54:00Z"/>
        </w:rPr>
      </w:pPr>
      <w:ins w:id="388" w:author="Faizan Alam" w:date="2025-10-24T00:54:00Z">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ins>
    </w:p>
    <w:p w14:paraId="367DC023" w14:textId="3A585AA0" w:rsidR="00453893" w:rsidRPr="00453893" w:rsidRDefault="00453893" w:rsidP="00453893">
      <w:pPr>
        <w:rPr>
          <w:ins w:id="389" w:author="Faizan Alam" w:date="2025-10-24T00:54:00Z"/>
        </w:rPr>
      </w:pPr>
      <w:ins w:id="390" w:author="Faizan Alam" w:date="2025-10-24T00:54:00Z">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ins>
    </w:p>
    <w:p w14:paraId="15E7C785" w14:textId="77777777" w:rsidR="002B7249" w:rsidRDefault="002B7249" w:rsidP="002B7249">
      <w:pPr>
        <w:rPr>
          <w:ins w:id="391" w:author="Faizan Alam" w:date="2025-10-24T00:54:00Z"/>
          <w:b/>
          <w:bCs/>
        </w:rPr>
      </w:pPr>
    </w:p>
    <w:p w14:paraId="3991310F" w14:textId="68837336" w:rsidR="002B7249" w:rsidRPr="00C647DD" w:rsidRDefault="002B7249" w:rsidP="002B7249">
      <w:pPr>
        <w:rPr>
          <w:ins w:id="392" w:author="Faizan Alam" w:date="2025-10-24T00:54:00Z"/>
          <w:b/>
          <w:bCs/>
        </w:rPr>
      </w:pPr>
      <w:ins w:id="393" w:author="Faizan Alam" w:date="2025-10-24T00:54:00Z">
        <w:r w:rsidRPr="00C647DD">
          <w:rPr>
            <w:b/>
            <w:bCs/>
          </w:rPr>
          <w:t>Syntax</w:t>
        </w:r>
      </w:ins>
    </w:p>
    <w:p w14:paraId="1213D01D" w14:textId="3A2EDF12" w:rsidR="002B7249" w:rsidRPr="00C647DD" w:rsidRDefault="002B7249" w:rsidP="002B7249">
      <w:pPr>
        <w:rPr>
          <w:ins w:id="394" w:author="Faizan Alam" w:date="2025-10-24T00:54:00Z"/>
          <w:b/>
          <w:bCs/>
        </w:rPr>
      </w:pPr>
      <w:ins w:id="395" w:author="Faizan Alam" w:date="2025-10-24T00:54:00Z">
        <w:r w:rsidRPr="00C647DD">
          <w:rPr>
            <w:b/>
            <w:bCs/>
          </w:rPr>
          <w:t>SELECT *</w:t>
        </w:r>
      </w:ins>
    </w:p>
    <w:p w14:paraId="1D239CD6" w14:textId="77777777" w:rsidR="002B7249" w:rsidRPr="00C647DD" w:rsidRDefault="002B7249" w:rsidP="002B7249">
      <w:pPr>
        <w:rPr>
          <w:ins w:id="396" w:author="Faizan Alam" w:date="2025-10-24T00:54:00Z"/>
          <w:b/>
          <w:bCs/>
        </w:rPr>
      </w:pPr>
      <w:ins w:id="397" w:author="Faizan Alam" w:date="2025-10-24T00:54:00Z">
        <w:r w:rsidRPr="00C647DD">
          <w:rPr>
            <w:b/>
            <w:bCs/>
          </w:rPr>
          <w:t>FROM TableName1</w:t>
        </w:r>
      </w:ins>
    </w:p>
    <w:p w14:paraId="7A448F56" w14:textId="35D2712F" w:rsidR="002B7249" w:rsidRPr="00C647DD" w:rsidRDefault="002B7249" w:rsidP="002B7249">
      <w:pPr>
        <w:rPr>
          <w:ins w:id="398" w:author="Faizan Alam" w:date="2025-10-24T00:54:00Z"/>
        </w:rPr>
      </w:pPr>
      <w:ins w:id="399" w:author="Faizan Alam" w:date="2025-10-24T00:54:00Z">
        <w:r>
          <w:rPr>
            <w:b/>
            <w:bCs/>
          </w:rPr>
          <w:t xml:space="preserve">RIGHT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333BCF07" w14:textId="77777777" w:rsidR="002B7249" w:rsidRPr="00C647DD" w:rsidRDefault="002B7249" w:rsidP="002B7249">
      <w:pPr>
        <w:rPr>
          <w:ins w:id="400" w:author="Faizan Alam" w:date="2025-10-24T00:54:00Z"/>
          <w:b/>
          <w:bCs/>
        </w:rPr>
      </w:pPr>
      <w:ins w:id="401" w:author="Faizan Alam" w:date="2025-10-24T00:54:00Z">
        <w:r w:rsidRPr="00C647DD">
          <w:rPr>
            <w:b/>
            <w:bCs/>
          </w:rPr>
          <w:t>ON TableName1.ColumnName = TableName2.ColumnName;</w:t>
        </w:r>
      </w:ins>
    </w:p>
    <w:p w14:paraId="56CB38AF" w14:textId="1500EFB2" w:rsidR="0027719F" w:rsidRPr="00453893" w:rsidRDefault="002B7249" w:rsidP="00874FEB">
      <w:pPr>
        <w:rPr>
          <w:ins w:id="402" w:author="Faizan Alam" w:date="2025-10-24T00:54:00Z"/>
        </w:rPr>
      </w:pPr>
      <w:ins w:id="403" w:author="Faizan Alam" w:date="2025-10-24T00:54:00Z">
        <w:r>
          <w:t>TABLE on right side of RIGHT OUTER TABLE is dominant.</w:t>
        </w:r>
      </w:ins>
    </w:p>
    <w:p w14:paraId="3B0D52EC" w14:textId="55571F52" w:rsidR="0027719F" w:rsidRPr="002B7249" w:rsidRDefault="0027719F" w:rsidP="00874FEB">
      <w:pPr>
        <w:rPr>
          <w:ins w:id="404" w:author="Faizan Alam" w:date="2025-10-24T00:54:00Z"/>
        </w:rPr>
      </w:pPr>
    </w:p>
    <w:p w14:paraId="0382C514" w14:textId="0A597F0F" w:rsidR="0027719F" w:rsidRDefault="00D2051F" w:rsidP="00874FEB">
      <w:pPr>
        <w:rPr>
          <w:ins w:id="405" w:author="Faizan Alam" w:date="2025-10-24T00:54:00Z"/>
          <w:b/>
          <w:bCs/>
        </w:rPr>
      </w:pPr>
      <w:ins w:id="406" w:author="Faizan Alam" w:date="2025-10-28T19:46:00Z">
        <w:r>
          <w:rPr>
            <w:noProof/>
          </w:rPr>
          <w:drawing>
            <wp:anchor distT="0" distB="0" distL="114300" distR="114300" simplePos="0" relativeHeight="25170124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07" w:author="Faizan Alam" w:date="2025-10-24T21:58:00Z">
        <w:r>
          <w:rPr>
            <w:noProof/>
          </w:rPr>
          <w:drawing>
            <wp:anchor distT="0" distB="0" distL="114300" distR="114300" simplePos="0" relativeHeight="251688960"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del w:id="408" w:author="Faizan Alam" w:date="2025-10-24T19:52:00Z">
        <w:r>
          <w:rPr>
            <w:noProof/>
          </w:rPr>
          <w:drawing>
            <wp:anchor distT="0" distB="0" distL="114300" distR="114300" simplePos="0" relativeHeight="251676672"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09" w:author="Faizan Alam" w:date="2025-10-24T00:54:00Z">
        <w:r>
          <w:rPr>
            <w:noProof/>
          </w:rPr>
          <w:drawing>
            <wp:anchor distT="0" distB="0" distL="114300" distR="114300" simplePos="0" relativeHeight="25166540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BC3F4" w14:textId="5617EDB0" w:rsidR="0027719F" w:rsidRDefault="0027719F" w:rsidP="00874FEB">
      <w:pPr>
        <w:rPr>
          <w:ins w:id="410" w:author="Faizan Alam" w:date="2025-10-24T00:54:00Z"/>
          <w:b/>
          <w:bCs/>
        </w:rPr>
      </w:pPr>
    </w:p>
    <w:p w14:paraId="6D500CF2" w14:textId="05275635" w:rsidR="0027719F" w:rsidRDefault="0027719F" w:rsidP="00874FEB">
      <w:pPr>
        <w:rPr>
          <w:ins w:id="411" w:author="Faizan Alam" w:date="2025-10-24T00:54:00Z"/>
          <w:b/>
          <w:bCs/>
        </w:rPr>
      </w:pPr>
    </w:p>
    <w:p w14:paraId="2A071034" w14:textId="300634E1" w:rsidR="0027719F" w:rsidRDefault="0027719F" w:rsidP="00874FEB">
      <w:pPr>
        <w:rPr>
          <w:ins w:id="412" w:author="Faizan Alam" w:date="2025-10-24T00:54:00Z"/>
          <w:b/>
          <w:bCs/>
        </w:rPr>
      </w:pPr>
    </w:p>
    <w:p w14:paraId="24CCC49B" w14:textId="5E9F236E" w:rsidR="0027719F" w:rsidRDefault="0027719F" w:rsidP="00874FEB">
      <w:pPr>
        <w:rPr>
          <w:ins w:id="413" w:author="Faizan Alam" w:date="2025-10-24T00:54:00Z"/>
          <w:b/>
          <w:bCs/>
        </w:rPr>
      </w:pPr>
    </w:p>
    <w:p w14:paraId="1A1F2AD9" w14:textId="38BB9249" w:rsidR="0027719F" w:rsidRDefault="0027719F" w:rsidP="00874FEB">
      <w:pPr>
        <w:rPr>
          <w:ins w:id="414" w:author="Faizan Alam" w:date="2025-10-24T00:54:00Z"/>
          <w:b/>
          <w:bCs/>
        </w:rPr>
      </w:pPr>
    </w:p>
    <w:p w14:paraId="0EE7D0FD" w14:textId="6E4944E9" w:rsidR="0027719F" w:rsidRDefault="0027719F" w:rsidP="00874FEB">
      <w:pPr>
        <w:rPr>
          <w:ins w:id="415" w:author="Faizan Alam" w:date="2025-10-24T00:54:00Z"/>
          <w:b/>
          <w:bCs/>
        </w:rPr>
      </w:pPr>
    </w:p>
    <w:p w14:paraId="0BE59808" w14:textId="02062847" w:rsidR="0027719F" w:rsidRDefault="0027719F" w:rsidP="00874FEB">
      <w:pPr>
        <w:rPr>
          <w:ins w:id="416" w:author="Faizan Alam" w:date="2025-10-24T00:54:00Z"/>
          <w:b/>
          <w:bCs/>
        </w:rPr>
      </w:pPr>
    </w:p>
    <w:p w14:paraId="4143D634" w14:textId="627D5B63" w:rsidR="0027719F" w:rsidRDefault="0027719F" w:rsidP="00874FEB">
      <w:pPr>
        <w:rPr>
          <w:ins w:id="417" w:author="Faizan Alam" w:date="2025-10-24T00:54:00Z"/>
          <w:b/>
          <w:bCs/>
        </w:rPr>
      </w:pPr>
    </w:p>
    <w:p w14:paraId="7E27D547" w14:textId="572656CD" w:rsidR="0027719F" w:rsidRDefault="0027719F" w:rsidP="00874FEB">
      <w:pPr>
        <w:rPr>
          <w:ins w:id="418" w:author="Faizan Alam" w:date="2025-10-24T00:54:00Z"/>
          <w:b/>
          <w:bCs/>
        </w:rPr>
      </w:pPr>
    </w:p>
    <w:p w14:paraId="571D89F7" w14:textId="53C437ED" w:rsidR="0027719F" w:rsidRDefault="0027719F" w:rsidP="00874FEB">
      <w:pPr>
        <w:rPr>
          <w:ins w:id="419" w:author="Faizan Alam" w:date="2025-10-24T00:54:00Z"/>
          <w:b/>
          <w:bCs/>
        </w:rPr>
      </w:pPr>
    </w:p>
    <w:p w14:paraId="4E552D5B" w14:textId="6388F0AF" w:rsidR="0027719F" w:rsidRDefault="001A1436" w:rsidP="001A1436">
      <w:pPr>
        <w:pStyle w:val="Heading2"/>
        <w:rPr>
          <w:ins w:id="420" w:author="Faizan Alam" w:date="2025-10-24T00:54:00Z"/>
        </w:rPr>
      </w:pPr>
      <w:bookmarkStart w:id="421" w:name="_Toc212221625"/>
      <w:bookmarkStart w:id="422" w:name="_Toc212235570"/>
      <w:ins w:id="423" w:author="Faizan Alam" w:date="2025-10-24T00:54:00Z">
        <w:r>
          <w:t>FULL OUTER JOIN IN SQL</w:t>
        </w:r>
        <w:bookmarkEnd w:id="421"/>
        <w:bookmarkEnd w:id="422"/>
      </w:ins>
    </w:p>
    <w:p w14:paraId="7B45E8DF" w14:textId="4403AA39" w:rsidR="00BB729C" w:rsidRDefault="00BB729C" w:rsidP="00874FEB">
      <w:pPr>
        <w:rPr>
          <w:ins w:id="424" w:author="Faizan Alam" w:date="2025-10-24T00:54:00Z"/>
          <w:b/>
          <w:bCs/>
        </w:rPr>
      </w:pPr>
    </w:p>
    <w:p w14:paraId="0DC9E9BF" w14:textId="77777777" w:rsidR="001A1436" w:rsidRPr="001A1436" w:rsidRDefault="001A1436" w:rsidP="001A1436">
      <w:pPr>
        <w:rPr>
          <w:ins w:id="425" w:author="Faizan Alam" w:date="2025-10-24T00:54:00Z"/>
        </w:rPr>
      </w:pPr>
      <w:ins w:id="426" w:author="Faizan Alam" w:date="2025-10-24T00:54:00Z">
        <w:r w:rsidRPr="001A1436">
          <w:t>A Full Outer Join in SQL is like combining two lists and ensuring you see everything from both, even if something doesn't match exactly. You get all the items from both lists, and when something's missing in one, it shows up as a space.</w:t>
        </w:r>
      </w:ins>
    </w:p>
    <w:p w14:paraId="1618F2B2" w14:textId="77777777" w:rsidR="001A1436" w:rsidRPr="001A1436" w:rsidRDefault="001A1436" w:rsidP="001A1436">
      <w:pPr>
        <w:rPr>
          <w:ins w:id="427" w:author="Faizan Alam" w:date="2025-10-24T00:54:00Z"/>
        </w:rPr>
      </w:pPr>
      <w:ins w:id="428" w:author="Faizan Alam" w:date="2025-10-24T00:54:00Z">
        <w:r w:rsidRPr="001A1436">
          <w:t>In other words, it includes all records from both the left and right tables, and where there is no match, the columns from the side without a matching row will contain NULL values. This join type is useful when you want to retrieve all records from both tables, regardless of whether there is a match or not.</w:t>
        </w:r>
      </w:ins>
    </w:p>
    <w:p w14:paraId="4039B50B" w14:textId="77777777" w:rsidR="001A1436" w:rsidRDefault="001A1436" w:rsidP="001A1436">
      <w:pPr>
        <w:rPr>
          <w:ins w:id="429" w:author="Faizan Alam" w:date="2025-10-24T00:54:00Z"/>
          <w:b/>
          <w:bCs/>
        </w:rPr>
      </w:pPr>
    </w:p>
    <w:p w14:paraId="562353E1" w14:textId="6DE33373" w:rsidR="001A1436" w:rsidRPr="001A1436" w:rsidRDefault="001A1436" w:rsidP="001A1436">
      <w:pPr>
        <w:rPr>
          <w:ins w:id="430" w:author="Faizan Alam" w:date="2025-10-24T00:54:00Z"/>
          <w:b/>
          <w:bCs/>
        </w:rPr>
      </w:pPr>
      <w:ins w:id="431" w:author="Faizan Alam" w:date="2025-10-24T00:54:00Z">
        <w:r w:rsidRPr="001A1436">
          <w:rPr>
            <w:b/>
            <w:bCs/>
          </w:rPr>
          <w:t>Syntax</w:t>
        </w:r>
      </w:ins>
    </w:p>
    <w:p w14:paraId="23CD559F" w14:textId="77777777" w:rsidR="001A1436" w:rsidRPr="001A1436" w:rsidRDefault="001A1436" w:rsidP="001A1436">
      <w:pPr>
        <w:rPr>
          <w:ins w:id="432" w:author="Faizan Alam" w:date="2025-10-24T00:54:00Z"/>
          <w:b/>
          <w:bCs/>
        </w:rPr>
      </w:pPr>
      <w:ins w:id="433" w:author="Faizan Alam" w:date="2025-10-24T00:54:00Z">
        <w:r w:rsidRPr="001A1436">
          <w:rPr>
            <w:b/>
            <w:bCs/>
          </w:rPr>
          <w:t>SELECT * </w:t>
        </w:r>
      </w:ins>
    </w:p>
    <w:p w14:paraId="175A75A7" w14:textId="77777777" w:rsidR="001A1436" w:rsidRPr="001A1436" w:rsidRDefault="001A1436" w:rsidP="001A1436">
      <w:pPr>
        <w:rPr>
          <w:ins w:id="434" w:author="Faizan Alam" w:date="2025-10-24T00:54:00Z"/>
          <w:b/>
          <w:bCs/>
        </w:rPr>
      </w:pPr>
      <w:ins w:id="435" w:author="Faizan Alam" w:date="2025-10-24T00:54:00Z">
        <w:r w:rsidRPr="001A1436">
          <w:rPr>
            <w:b/>
            <w:bCs/>
          </w:rPr>
          <w:t>FROM table1</w:t>
        </w:r>
      </w:ins>
    </w:p>
    <w:p w14:paraId="046046B0" w14:textId="77777777" w:rsidR="001A1436" w:rsidRPr="001A1436" w:rsidRDefault="001A1436" w:rsidP="001A1436">
      <w:pPr>
        <w:rPr>
          <w:ins w:id="436" w:author="Faizan Alam" w:date="2025-10-24T00:54:00Z"/>
          <w:b/>
          <w:bCs/>
        </w:rPr>
      </w:pPr>
      <w:ins w:id="437" w:author="Faizan Alam" w:date="2025-10-24T00:54:00Z">
        <w:r w:rsidRPr="001A1436">
          <w:rPr>
            <w:b/>
            <w:bCs/>
          </w:rPr>
          <w:t>FULL OUTER JOIN table2 ON table1.column = table2.column;</w:t>
        </w:r>
      </w:ins>
    </w:p>
    <w:p w14:paraId="53AE7F31" w14:textId="685262B9" w:rsidR="001A1436" w:rsidRDefault="001A1436" w:rsidP="001A1436">
      <w:pPr>
        <w:rPr>
          <w:ins w:id="438" w:author="Faizan Alam" w:date="2025-10-24T00:54:00Z"/>
        </w:rPr>
      </w:pPr>
    </w:p>
    <w:p w14:paraId="68D65937" w14:textId="161E8F72" w:rsidR="001A1436" w:rsidRPr="001A1436" w:rsidRDefault="001A1436" w:rsidP="001A1436">
      <w:pPr>
        <w:rPr>
          <w:ins w:id="439" w:author="Faizan Alam" w:date="2025-10-24T00:54:00Z"/>
        </w:rPr>
      </w:pPr>
      <w:ins w:id="440" w:author="Faizan Alam" w:date="2025-10-24T00:54:00Z">
        <w:r w:rsidRPr="001A1436">
          <w:t>A Full Outer Join in SQL is employed when you want to retrieve all records from two tables, regardless of whether there is a match between the joined columns. This type of join is useful in various scenarios:</w:t>
        </w:r>
      </w:ins>
    </w:p>
    <w:p w14:paraId="02297D02" w14:textId="77777777" w:rsidR="001A1436" w:rsidRPr="001A1436" w:rsidRDefault="001A1436" w:rsidP="001A1436">
      <w:pPr>
        <w:rPr>
          <w:ins w:id="441" w:author="Faizan Alam" w:date="2025-10-24T00:54:00Z"/>
        </w:rPr>
      </w:pPr>
      <w:ins w:id="442" w:author="Faizan Alam" w:date="2025-10-24T00:54:00Z">
        <w:r w:rsidRPr="001A1436">
          <w:t>Inclusive Data Retrieval:</w:t>
        </w:r>
      </w:ins>
    </w:p>
    <w:p w14:paraId="0CAD6A08" w14:textId="77777777" w:rsidR="001A1436" w:rsidRPr="001A1436" w:rsidRDefault="001A1436" w:rsidP="001A1436">
      <w:pPr>
        <w:numPr>
          <w:ilvl w:val="0"/>
          <w:numId w:val="39"/>
        </w:numPr>
        <w:rPr>
          <w:ins w:id="443" w:author="Faizan Alam" w:date="2025-10-24T00:54:00Z"/>
        </w:rPr>
      </w:pPr>
      <w:ins w:id="444" w:author="Faizan Alam" w:date="2025-10-24T00:54:00Z">
        <w:r w:rsidRPr="001A1436">
          <w:t>When you want to include all rows from both tables in the result set.</w:t>
        </w:r>
      </w:ins>
    </w:p>
    <w:p w14:paraId="73C96024" w14:textId="77777777" w:rsidR="001A1436" w:rsidRPr="001A1436" w:rsidRDefault="001A1436" w:rsidP="001A1436">
      <w:pPr>
        <w:numPr>
          <w:ilvl w:val="0"/>
          <w:numId w:val="39"/>
        </w:numPr>
        <w:rPr>
          <w:ins w:id="445" w:author="Faizan Alam" w:date="2025-10-24T00:54:00Z"/>
        </w:rPr>
      </w:pPr>
      <w:ins w:id="446" w:author="Faizan Alam" w:date="2025-10-24T00:54:00Z">
        <w:r w:rsidRPr="001A1436">
          <w:t>It ensures that no data is excluded, providing a comprehensive view of the data from both tables.</w:t>
        </w:r>
      </w:ins>
    </w:p>
    <w:p w14:paraId="0F7A2E7F" w14:textId="77777777" w:rsidR="001A1436" w:rsidRPr="001A1436" w:rsidRDefault="001A1436" w:rsidP="001A1436">
      <w:pPr>
        <w:rPr>
          <w:ins w:id="447" w:author="Faizan Alam" w:date="2025-10-24T00:54:00Z"/>
        </w:rPr>
      </w:pPr>
      <w:ins w:id="448" w:author="Faizan Alam" w:date="2025-10-24T00:54:00Z">
        <w:r w:rsidRPr="001A1436">
          <w:t>Handling Incomplete Data:</w:t>
        </w:r>
      </w:ins>
    </w:p>
    <w:p w14:paraId="5D567834" w14:textId="77777777" w:rsidR="001A1436" w:rsidRPr="001A1436" w:rsidRDefault="001A1436" w:rsidP="001A1436">
      <w:pPr>
        <w:numPr>
          <w:ilvl w:val="0"/>
          <w:numId w:val="40"/>
        </w:numPr>
        <w:rPr>
          <w:ins w:id="449" w:author="Faizan Alam" w:date="2025-10-24T00:54:00Z"/>
        </w:rPr>
      </w:pPr>
      <w:ins w:id="450" w:author="Faizan Alam" w:date="2025-10-24T00:54:00Z">
        <w:r w:rsidRPr="001A1436">
          <w:t>In situations where the two tables may not have a perfect one-to-one match, a Full Outer Join allows you to capture all records and identify where matches occur while accommodating cases where no match is found.</w:t>
        </w:r>
      </w:ins>
    </w:p>
    <w:p w14:paraId="594E5A53" w14:textId="77777777" w:rsidR="001A1436" w:rsidRPr="001A1436" w:rsidRDefault="001A1436" w:rsidP="001A1436">
      <w:pPr>
        <w:rPr>
          <w:ins w:id="451" w:author="Faizan Alam" w:date="2025-10-24T00:54:00Z"/>
        </w:rPr>
      </w:pPr>
      <w:ins w:id="452" w:author="Faizan Alam" w:date="2025-10-24T00:54:00Z">
        <w:r w:rsidRPr="001A1436">
          <w:t>Merging Datasets:</w:t>
        </w:r>
      </w:ins>
    </w:p>
    <w:p w14:paraId="2DEC1086" w14:textId="77777777" w:rsidR="001A1436" w:rsidRPr="001A1436" w:rsidRDefault="001A1436" w:rsidP="001A1436">
      <w:pPr>
        <w:numPr>
          <w:ilvl w:val="0"/>
          <w:numId w:val="41"/>
        </w:numPr>
        <w:rPr>
          <w:ins w:id="453" w:author="Faizan Alam" w:date="2025-10-24T00:54:00Z"/>
        </w:rPr>
      </w:pPr>
      <w:ins w:id="454" w:author="Faizan Alam" w:date="2025-10-24T00:54:00Z">
        <w:r w:rsidRPr="001A1436">
          <w:t>When working with data from different sources or systems, a Full Outer Join can be useful for merging datasets with potentially incomplete or unmatched records.</w:t>
        </w:r>
      </w:ins>
    </w:p>
    <w:p w14:paraId="78E7F42F" w14:textId="77777777" w:rsidR="00D33DE6" w:rsidRDefault="00D33DE6" w:rsidP="001A1436">
      <w:pPr>
        <w:rPr>
          <w:ins w:id="455" w:author="Faizan Alam" w:date="2025-10-24T00:54:00Z"/>
        </w:rPr>
      </w:pPr>
    </w:p>
    <w:p w14:paraId="2FA78DF9" w14:textId="49FE6159" w:rsidR="007D75B2" w:rsidRDefault="007D75B2" w:rsidP="001A1436">
      <w:pPr>
        <w:rPr>
          <w:ins w:id="456" w:author="Faizan Alam" w:date="2025-10-24T00:54:00Z"/>
        </w:rPr>
      </w:pPr>
    </w:p>
    <w:p w14:paraId="3EE96FA5" w14:textId="475F893B" w:rsidR="007D75B2" w:rsidRDefault="007D75B2" w:rsidP="007D75B2">
      <w:pPr>
        <w:pStyle w:val="Heading2"/>
        <w:rPr>
          <w:ins w:id="457" w:author="Faizan Alam" w:date="2025-10-24T00:54:00Z"/>
        </w:rPr>
      </w:pPr>
      <w:bookmarkStart w:id="458" w:name="_Toc212221626"/>
      <w:bookmarkStart w:id="459" w:name="_Toc212235571"/>
      <w:ins w:id="460" w:author="Faizan Alam" w:date="2025-10-24T00:54:00Z">
        <w:r>
          <w:t>CROSS-JOIN IN SQL</w:t>
        </w:r>
        <w:bookmarkEnd w:id="458"/>
        <w:bookmarkEnd w:id="459"/>
      </w:ins>
    </w:p>
    <w:p w14:paraId="37206D6F" w14:textId="77777777" w:rsidR="007D75B2" w:rsidRPr="007D75B2" w:rsidRDefault="007D75B2" w:rsidP="007D75B2">
      <w:pPr>
        <w:rPr>
          <w:ins w:id="461" w:author="Faizan Alam" w:date="2025-10-24T00:54:00Z"/>
        </w:rPr>
      </w:pPr>
    </w:p>
    <w:p w14:paraId="179C66D1" w14:textId="3732F9EE" w:rsidR="007D75B2" w:rsidRDefault="007D75B2" w:rsidP="001A1436">
      <w:pPr>
        <w:rPr>
          <w:ins w:id="462" w:author="Faizan Alam" w:date="2025-10-24T00:54:00Z"/>
        </w:rPr>
      </w:pPr>
      <w:ins w:id="463" w:author="Faizan Alam" w:date="2025-10-24T00:54:00Z">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ins>
    </w:p>
    <w:p w14:paraId="1E0EE6CD" w14:textId="3CB8F6A7" w:rsidR="007D75B2" w:rsidRPr="00E512E2" w:rsidRDefault="007D75B2" w:rsidP="001A1436">
      <w:pPr>
        <w:rPr>
          <w:ins w:id="464" w:author="Faizan Alam" w:date="2025-10-24T00:54:00Z"/>
          <w:b/>
          <w:bCs/>
        </w:rPr>
      </w:pPr>
    </w:p>
    <w:p w14:paraId="1EDB36A4" w14:textId="3B77D0E8" w:rsidR="007D75B2" w:rsidRDefault="00E512E2" w:rsidP="001A1436">
      <w:pPr>
        <w:rPr>
          <w:ins w:id="465" w:author="Faizan Alam" w:date="2025-10-24T00:54:00Z"/>
          <w:b/>
          <w:bCs/>
        </w:rPr>
      </w:pPr>
      <w:ins w:id="466" w:author="Faizan Alam" w:date="2025-10-24T00:54:00Z">
        <w:r w:rsidRPr="00E512E2">
          <w:rPr>
            <w:b/>
            <w:bCs/>
          </w:rPr>
          <w:t>Syntax</w:t>
        </w:r>
      </w:ins>
    </w:p>
    <w:p w14:paraId="7E96256D" w14:textId="77777777" w:rsidR="00E512E2" w:rsidRPr="00E512E2" w:rsidRDefault="00E512E2" w:rsidP="001A1436">
      <w:pPr>
        <w:rPr>
          <w:ins w:id="467" w:author="Faizan Alam" w:date="2025-10-24T00:54:00Z"/>
          <w:b/>
          <w:bCs/>
        </w:rPr>
      </w:pPr>
    </w:p>
    <w:p w14:paraId="5A0FCC20" w14:textId="77777777" w:rsidR="00E512E2" w:rsidRPr="00E512E2" w:rsidRDefault="00E512E2" w:rsidP="00E512E2">
      <w:pPr>
        <w:rPr>
          <w:ins w:id="468" w:author="Faizan Alam" w:date="2025-10-24T00:54:00Z"/>
          <w:b/>
          <w:bCs/>
        </w:rPr>
      </w:pPr>
      <w:ins w:id="469" w:author="Faizan Alam" w:date="2025-10-24T00:54:00Z">
        <w:r w:rsidRPr="00E512E2">
          <w:rPr>
            <w:b/>
            <w:bCs/>
          </w:rPr>
          <w:t>SELECT * </w:t>
        </w:r>
      </w:ins>
    </w:p>
    <w:p w14:paraId="2B16BF5E" w14:textId="77777777" w:rsidR="00E512E2" w:rsidRPr="00E512E2" w:rsidRDefault="00E512E2" w:rsidP="00E512E2">
      <w:pPr>
        <w:rPr>
          <w:ins w:id="470" w:author="Faizan Alam" w:date="2025-10-24T00:54:00Z"/>
          <w:b/>
          <w:bCs/>
        </w:rPr>
      </w:pPr>
      <w:ins w:id="471" w:author="Faizan Alam" w:date="2025-10-24T00:54:00Z">
        <w:r w:rsidRPr="00E512E2">
          <w:rPr>
            <w:b/>
            <w:bCs/>
          </w:rPr>
          <w:t>FROM table1</w:t>
        </w:r>
      </w:ins>
    </w:p>
    <w:p w14:paraId="22B84787" w14:textId="77777777" w:rsidR="00E512E2" w:rsidRPr="00E512E2" w:rsidRDefault="00E512E2" w:rsidP="00E512E2">
      <w:pPr>
        <w:rPr>
          <w:ins w:id="472" w:author="Faizan Alam" w:date="2025-10-24T00:54:00Z"/>
          <w:b/>
          <w:bCs/>
        </w:rPr>
      </w:pPr>
      <w:ins w:id="473" w:author="Faizan Alam" w:date="2025-10-24T00:54:00Z">
        <w:r w:rsidRPr="00E512E2">
          <w:rPr>
            <w:b/>
            <w:bCs/>
          </w:rPr>
          <w:t>CROSS JOIN table2;</w:t>
        </w:r>
      </w:ins>
    </w:p>
    <w:p w14:paraId="1DE0D7E9" w14:textId="77777777" w:rsidR="00E512E2" w:rsidRDefault="00E512E2" w:rsidP="001A1436">
      <w:pPr>
        <w:rPr>
          <w:ins w:id="474" w:author="Faizan Alam" w:date="2025-10-24T00:54:00Z"/>
        </w:rPr>
      </w:pPr>
    </w:p>
    <w:p w14:paraId="111FE8ED" w14:textId="5399B624" w:rsidR="001A1436" w:rsidRDefault="00E512E2" w:rsidP="001A1436">
      <w:pPr>
        <w:rPr>
          <w:ins w:id="475" w:author="Faizan Alam" w:date="2025-10-24T00:54:00Z"/>
        </w:rPr>
      </w:pPr>
      <w:ins w:id="476" w:author="Faizan Alam" w:date="2025-10-24T00:54:00Z">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ins>
    </w:p>
    <w:p w14:paraId="4AED62FC" w14:textId="0FFB4A92" w:rsidR="00E512E2" w:rsidRDefault="00E512E2" w:rsidP="001A1436">
      <w:pPr>
        <w:rPr>
          <w:ins w:id="477" w:author="Faizan Alam" w:date="2025-10-24T00:54:00Z"/>
        </w:rPr>
      </w:pPr>
    </w:p>
    <w:p w14:paraId="2E9F8C7A" w14:textId="77777777" w:rsidR="00E512E2" w:rsidRPr="00E512E2" w:rsidRDefault="00E512E2" w:rsidP="00E512E2">
      <w:pPr>
        <w:rPr>
          <w:ins w:id="478" w:author="Faizan Alam" w:date="2025-10-24T00:54:00Z"/>
        </w:rPr>
      </w:pPr>
      <w:ins w:id="479" w:author="Faizan Alam" w:date="2025-10-24T00:54:00Z">
        <w:r w:rsidRPr="00E512E2">
          <w:t>Why Use Cross-Join In SQL?</w:t>
        </w:r>
      </w:ins>
    </w:p>
    <w:p w14:paraId="39DCEC41" w14:textId="73DCED38" w:rsidR="00E512E2" w:rsidRPr="00E512E2" w:rsidRDefault="00E512E2" w:rsidP="00E512E2">
      <w:pPr>
        <w:rPr>
          <w:ins w:id="480" w:author="Faizan Alam" w:date="2025-10-24T00:54:00Z"/>
        </w:rPr>
      </w:pPr>
      <w:ins w:id="481" w:author="Faizan Alam" w:date="2025-10-24T00:54:00Z">
        <w:r w:rsidRPr="00E512E2">
          <w:t>Cross joins in SQL are used when you need to combine all possible combinations of rows from two tables, irrespective of any specific conditions or relationships between them. While cross-joins are less common than other join types, they serve specific purposes in certain scenarios:</w:t>
        </w:r>
      </w:ins>
    </w:p>
    <w:p w14:paraId="36688188" w14:textId="37BA1AEB" w:rsidR="00E512E2" w:rsidRDefault="00E512E2" w:rsidP="001A1436">
      <w:pPr>
        <w:rPr>
          <w:ins w:id="482" w:author="Faizan Alam" w:date="2025-10-24T00:54:00Z"/>
        </w:rPr>
      </w:pPr>
    </w:p>
    <w:p w14:paraId="3E4DE33E" w14:textId="79A78BAC" w:rsidR="001A1436" w:rsidRDefault="00E512E2" w:rsidP="001A1436">
      <w:pPr>
        <w:rPr>
          <w:ins w:id="483" w:author="Faizan Alam" w:date="2025-10-24T00:54:00Z"/>
        </w:rPr>
      </w:pPr>
      <w:ins w:id="484" w:author="Faizan Alam" w:date="2025-10-28T19:46:00Z">
        <w:r>
          <w:rPr>
            <w:noProof/>
          </w:rPr>
          <w:drawing>
            <wp:anchor distT="0" distB="0" distL="114300" distR="114300" simplePos="0" relativeHeight="251703296"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85" w:author="Faizan Alam" w:date="2025-10-24T21:58:00Z">
        <w:r>
          <w:rPr>
            <w:noProof/>
          </w:rPr>
          <w:drawing>
            <wp:anchor distT="0" distB="0" distL="114300" distR="114300" simplePos="0" relativeHeight="251691008"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del w:id="486" w:author="Faizan Alam" w:date="2025-10-24T19:52:00Z">
        <w:r>
          <w:rPr>
            <w:noProof/>
          </w:rPr>
          <w:drawing>
            <wp:anchor distT="0" distB="0" distL="114300" distR="114300" simplePos="0" relativeHeight="251678720"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7" w:author="Faizan Alam" w:date="2025-10-24T00:54:00Z">
        <w:r>
          <w:rPr>
            <w:noProof/>
          </w:rPr>
          <w:drawing>
            <wp:anchor distT="0" distB="0" distL="114300" distR="114300" simplePos="0" relativeHeight="251666432"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652B868" w14:textId="2E79218F" w:rsidR="001A1436" w:rsidRDefault="001A1436" w:rsidP="001A1436">
      <w:pPr>
        <w:rPr>
          <w:ins w:id="488" w:author="Faizan Alam" w:date="2025-10-24T00:54:00Z"/>
        </w:rPr>
      </w:pPr>
    </w:p>
    <w:p w14:paraId="78093221" w14:textId="13D50B43" w:rsidR="001A1436" w:rsidRDefault="001A1436" w:rsidP="001A1436">
      <w:pPr>
        <w:rPr>
          <w:ins w:id="489" w:author="Faizan Alam" w:date="2025-10-24T00:54:00Z"/>
        </w:rPr>
      </w:pPr>
    </w:p>
    <w:p w14:paraId="6F1DB2C6" w14:textId="616040ED" w:rsidR="001A1436" w:rsidRDefault="001A1436" w:rsidP="001A1436">
      <w:pPr>
        <w:rPr>
          <w:ins w:id="490" w:author="Faizan Alam" w:date="2025-10-24T00:54:00Z"/>
        </w:rPr>
      </w:pPr>
    </w:p>
    <w:p w14:paraId="44A7AC9F" w14:textId="6F963882" w:rsidR="001A1436" w:rsidRDefault="001A1436" w:rsidP="001A1436">
      <w:pPr>
        <w:rPr>
          <w:ins w:id="491" w:author="Faizan Alam" w:date="2025-10-24T00:54:00Z"/>
        </w:rPr>
      </w:pPr>
    </w:p>
    <w:p w14:paraId="7102D0E1" w14:textId="1414391C" w:rsidR="001A1436" w:rsidRDefault="001A1436" w:rsidP="001A1436">
      <w:pPr>
        <w:rPr>
          <w:ins w:id="492" w:author="Faizan Alam" w:date="2025-10-24T00:54:00Z"/>
        </w:rPr>
      </w:pPr>
    </w:p>
    <w:p w14:paraId="66DF93E7" w14:textId="2A39EF9E" w:rsidR="001A1436" w:rsidRDefault="001A1436" w:rsidP="001A1436">
      <w:pPr>
        <w:rPr>
          <w:ins w:id="493" w:author="Faizan Alam" w:date="2025-10-24T00:54:00Z"/>
        </w:rPr>
      </w:pPr>
    </w:p>
    <w:p w14:paraId="0BAA4D0E" w14:textId="1F5ABE98" w:rsidR="001A1436" w:rsidRDefault="001A1436" w:rsidP="001A1436">
      <w:pPr>
        <w:rPr>
          <w:ins w:id="494" w:author="Faizan Alam" w:date="2025-10-24T00:54:00Z"/>
        </w:rPr>
      </w:pPr>
    </w:p>
    <w:p w14:paraId="774EA302" w14:textId="62B02C71" w:rsidR="001A1436" w:rsidRDefault="00BF0F67" w:rsidP="00BF0F67">
      <w:pPr>
        <w:pStyle w:val="Heading2"/>
        <w:rPr>
          <w:ins w:id="495" w:author="Faizan Alam" w:date="2025-10-24T00:54:00Z"/>
        </w:rPr>
      </w:pPr>
      <w:bookmarkStart w:id="496" w:name="_Toc212221627"/>
      <w:bookmarkStart w:id="497" w:name="_Toc212235572"/>
      <w:ins w:id="498" w:author="Faizan Alam" w:date="2025-10-24T00:54:00Z">
        <w:r w:rsidRPr="00BF0F67">
          <w:t>INNER JOIN IN SQL</w:t>
        </w:r>
        <w:bookmarkEnd w:id="496"/>
        <w:bookmarkEnd w:id="497"/>
      </w:ins>
    </w:p>
    <w:p w14:paraId="1BA5C737" w14:textId="77777777" w:rsidR="00BF0F67" w:rsidRPr="00BF0F67" w:rsidRDefault="00BF0F67" w:rsidP="00BF0F67">
      <w:pPr>
        <w:rPr>
          <w:ins w:id="499" w:author="Faizan Alam" w:date="2025-10-24T00:54:00Z"/>
        </w:rPr>
      </w:pPr>
    </w:p>
    <w:p w14:paraId="4042748E" w14:textId="32C485A4" w:rsidR="001A1436" w:rsidRDefault="00BF0F67" w:rsidP="001A1436">
      <w:pPr>
        <w:rPr>
          <w:ins w:id="500" w:author="Faizan Alam" w:date="2025-10-24T00:54:00Z"/>
        </w:rPr>
      </w:pPr>
      <w:ins w:id="501" w:author="Faizan Alam" w:date="2025-10-24T00:54:00Z">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ins>
    </w:p>
    <w:p w14:paraId="18344D05" w14:textId="297B84F2" w:rsidR="001A1436" w:rsidRDefault="001A1436" w:rsidP="001A1436">
      <w:pPr>
        <w:rPr>
          <w:ins w:id="502" w:author="Faizan Alam" w:date="2025-10-24T00:54:00Z"/>
        </w:rPr>
      </w:pPr>
    </w:p>
    <w:p w14:paraId="7BCD0D0B" w14:textId="77777777" w:rsidR="00BF0F67" w:rsidRPr="00BF0F67" w:rsidRDefault="00BF0F67" w:rsidP="00BF0F67">
      <w:pPr>
        <w:rPr>
          <w:ins w:id="503" w:author="Faizan Alam" w:date="2025-10-24T00:54:00Z"/>
          <w:b/>
          <w:bCs/>
        </w:rPr>
      </w:pPr>
      <w:ins w:id="504" w:author="Faizan Alam" w:date="2025-10-24T00:54:00Z">
        <w:r w:rsidRPr="00BF0F67">
          <w:rPr>
            <w:b/>
            <w:bCs/>
          </w:rPr>
          <w:t>Syntax</w:t>
        </w:r>
      </w:ins>
    </w:p>
    <w:p w14:paraId="047A5935" w14:textId="77777777" w:rsidR="00BF0F67" w:rsidRPr="00BF0F67" w:rsidRDefault="00BF0F67" w:rsidP="00BF0F67">
      <w:pPr>
        <w:rPr>
          <w:ins w:id="505" w:author="Faizan Alam" w:date="2025-10-24T00:54:00Z"/>
          <w:b/>
          <w:bCs/>
        </w:rPr>
      </w:pPr>
      <w:ins w:id="506" w:author="Faizan Alam" w:date="2025-10-24T00:54:00Z">
        <w:r w:rsidRPr="00BF0F67">
          <w:rPr>
            <w:b/>
            <w:bCs/>
          </w:rPr>
          <w:t>The basic syntax template for an SQL Inner Join is:</w:t>
        </w:r>
      </w:ins>
    </w:p>
    <w:p w14:paraId="64BD039E" w14:textId="77777777" w:rsidR="00BF0F67" w:rsidRPr="00BF0F67" w:rsidRDefault="00BF0F67" w:rsidP="00BF0F67">
      <w:pPr>
        <w:rPr>
          <w:ins w:id="507" w:author="Faizan Alam" w:date="2025-10-24T00:54:00Z"/>
          <w:b/>
          <w:bCs/>
        </w:rPr>
      </w:pPr>
      <w:ins w:id="508" w:author="Faizan Alam" w:date="2025-10-24T00:54:00Z">
        <w:r w:rsidRPr="00BF0F67">
          <w:rPr>
            <w:b/>
            <w:bCs/>
          </w:rPr>
          <w:t>SELECT column_list</w:t>
        </w:r>
      </w:ins>
    </w:p>
    <w:p w14:paraId="4240BB89" w14:textId="77777777" w:rsidR="00BF0F67" w:rsidRPr="00BF0F67" w:rsidRDefault="00BF0F67" w:rsidP="00BF0F67">
      <w:pPr>
        <w:rPr>
          <w:ins w:id="509" w:author="Faizan Alam" w:date="2025-10-24T00:54:00Z"/>
          <w:b/>
          <w:bCs/>
        </w:rPr>
      </w:pPr>
      <w:ins w:id="510" w:author="Faizan Alam" w:date="2025-10-24T00:54:00Z">
        <w:r w:rsidRPr="00BF0F67">
          <w:rPr>
            <w:b/>
            <w:bCs/>
          </w:rPr>
          <w:t>FROM table1</w:t>
        </w:r>
      </w:ins>
    </w:p>
    <w:p w14:paraId="48674944" w14:textId="77777777" w:rsidR="00BF0F67" w:rsidRPr="00BF0F67" w:rsidRDefault="00BF0F67" w:rsidP="00BF0F67">
      <w:pPr>
        <w:rPr>
          <w:ins w:id="511" w:author="Faizan Alam" w:date="2025-10-24T00:54:00Z"/>
          <w:b/>
          <w:bCs/>
        </w:rPr>
      </w:pPr>
      <w:ins w:id="512" w:author="Faizan Alam" w:date="2025-10-24T00:54:00Z">
        <w:r w:rsidRPr="00BF0F67">
          <w:rPr>
            <w:b/>
            <w:bCs/>
          </w:rPr>
          <w:t>INNER JOIN table 2</w:t>
        </w:r>
      </w:ins>
    </w:p>
    <w:p w14:paraId="3D728F05" w14:textId="77777777" w:rsidR="00BF0F67" w:rsidRPr="00BF0F67" w:rsidRDefault="00BF0F67" w:rsidP="00BF0F67">
      <w:pPr>
        <w:rPr>
          <w:ins w:id="513" w:author="Faizan Alam" w:date="2025-10-24T00:54:00Z"/>
          <w:b/>
          <w:bCs/>
        </w:rPr>
      </w:pPr>
      <w:ins w:id="514" w:author="Faizan Alam" w:date="2025-10-24T00:54:00Z">
        <w:r w:rsidRPr="00BF0F67">
          <w:rPr>
            <w:b/>
            <w:bCs/>
          </w:rPr>
          <w:t>table1.join_column = table2.join_column;</w:t>
        </w:r>
      </w:ins>
    </w:p>
    <w:p w14:paraId="6EE57A12" w14:textId="77777777" w:rsidR="00BF0F67" w:rsidRPr="00BF0F67" w:rsidRDefault="00BF0F67" w:rsidP="00BF0F67">
      <w:pPr>
        <w:rPr>
          <w:ins w:id="515" w:author="Faizan Alam" w:date="2025-10-24T00:54:00Z"/>
        </w:rPr>
      </w:pPr>
      <w:ins w:id="516" w:author="Faizan Alam" w:date="2025-10-24T00:54:00Z">
        <w:r w:rsidRPr="00BF0F67">
          <w:t>The ON condition specifies the common columns from each table that will be used to match rows and combine data. All rows from the tables for which the ON predicate evaluates to true will be included in the final result set. If no condition is specified in an Inner Join, the result will be a Cartesian product with a row for every possible combination of rows from the tables.</w:t>
        </w:r>
      </w:ins>
    </w:p>
    <w:p w14:paraId="02A80060" w14:textId="022308CB" w:rsidR="001A1436" w:rsidRDefault="001A1436" w:rsidP="001A1436">
      <w:pPr>
        <w:rPr>
          <w:ins w:id="517" w:author="Faizan Alam" w:date="2025-10-24T00:54:00Z"/>
        </w:rPr>
      </w:pPr>
    </w:p>
    <w:p w14:paraId="4BF29B41" w14:textId="77777777" w:rsidR="00E75A5A" w:rsidRPr="00E75A5A" w:rsidRDefault="00E75A5A" w:rsidP="00E75A5A">
      <w:pPr>
        <w:rPr>
          <w:ins w:id="518" w:author="Faizan Alam" w:date="2025-10-24T00:54:00Z"/>
        </w:rPr>
      </w:pPr>
      <w:ins w:id="519" w:author="Faizan Alam" w:date="2025-10-24T00:54:00Z">
        <w:r w:rsidRPr="00E75A5A">
          <w:t xml:space="preserve">Why Use </w:t>
        </w:r>
      </w:ins>
      <w:ins w:id="520" w:author="Faizan Alam" w:date="2025-10-28T19:46:00Z">
        <w:r w:rsidR="00FB369D" w:rsidRPr="00E75A5A">
          <w:t>the</w:t>
        </w:r>
      </w:ins>
      <w:ins w:id="521" w:author="Faizan Alam" w:date="2025-10-24T21:58:00Z">
        <w:r w:rsidR="00FB369D" w:rsidRPr="00E75A5A">
          <w:t>the</w:t>
        </w:r>
      </w:ins>
      <w:ins w:id="522" w:author="Faizan Alam" w:date="2025-10-24T00:54:00Z">
        <w:r w:rsidRPr="00E75A5A">
          <w:t>The Inner Join In SQL Queries?</w:t>
        </w:r>
      </w:ins>
    </w:p>
    <w:p w14:paraId="353AF3DE" w14:textId="77777777" w:rsidR="00E75A5A" w:rsidRPr="00E75A5A" w:rsidRDefault="00E75A5A" w:rsidP="00E75A5A">
      <w:pPr>
        <w:rPr>
          <w:ins w:id="523" w:author="Faizan Alam" w:date="2025-10-24T00:54:00Z"/>
        </w:rPr>
      </w:pPr>
      <w:ins w:id="524" w:author="Faizan Alam" w:date="2025-10-24T00:54:00Z">
        <w:r w:rsidRPr="00E75A5A">
          <w:t>There are several important reasons to utilize Inner Join in </w:t>
        </w:r>
      </w:ins>
      <w:del w:id="525" w:author="Faizan Alam" w:date="2025-10-24T21:58:00Z">
        <w:r w:rsidRPr="00FB369D">
          <w:delText>SQL</w:delText>
        </w:r>
      </w:del>
      <w:ins w:id="526" w:author="Faizan Alam" w:date="2025-10-24T19:52:00Z">
        <w:r w:rsidR="00DC054C">
          <w:fldChar w:fldCharType="begin"/>
        </w:r>
        <w:r w:rsidR="00DC054C">
          <w:instrText xml:space="preserve"> HYPERLINK "https://www.simplilearn.com/tutorials/sql-tutorial/what-is-sql" \t "_blank" \o "SQL" </w:instrText>
        </w:r>
        <w:r w:rsidR="00DC054C">
          <w:fldChar w:fldCharType="separate"/>
        </w:r>
        <w:r w:rsidRPr="00E75A5A">
          <w:rPr>
            <w:rStyle w:val="Hyperlink"/>
          </w:rPr>
          <w:t>SQL</w:t>
        </w:r>
        <w:r w:rsidR="00DC054C">
          <w:rPr>
            <w:rStyle w:val="Hyperlink"/>
          </w:rPr>
          <w:fldChar w:fldCharType="end"/>
        </w:r>
      </w:ins>
      <w:ins w:id="527" w:author="Faizan Alam" w:date="2025-10-24T00:54:00Z">
        <w:r w:rsidRPr="00E75A5A">
          <w:fldChar w:fldCharType="begin"/>
        </w:r>
        <w:r w:rsidRPr="00E75A5A">
          <w:instrText xml:space="preserve"> HYPERLINK "https://www.simplilearn.com/tutorials/sql-tutorial/what-is-sql" \o "SQL" \t "_blank" </w:instrText>
        </w:r>
        <w:r w:rsidRPr="00E75A5A">
          <w:fldChar w:fldCharType="separate"/>
        </w:r>
        <w:r w:rsidRPr="00E75A5A">
          <w:rPr>
            <w:rStyle w:val="Hyperlink"/>
          </w:rPr>
          <w:t>SQL</w:t>
        </w:r>
        <w:r w:rsidRPr="00E75A5A">
          <w:fldChar w:fldCharType="end"/>
        </w:r>
        <w:r w:rsidRPr="00E75A5A">
          <w:t> operation queries:</w:t>
        </w:r>
      </w:ins>
    </w:p>
    <w:p w14:paraId="31AA4AAA" w14:textId="77777777" w:rsidR="00E75A5A" w:rsidRPr="00E75A5A" w:rsidRDefault="00E75A5A" w:rsidP="00E75A5A">
      <w:pPr>
        <w:numPr>
          <w:ilvl w:val="0"/>
          <w:numId w:val="42"/>
        </w:numPr>
        <w:rPr>
          <w:ins w:id="528" w:author="Faizan Alam" w:date="2025-10-24T00:54:00Z"/>
        </w:rPr>
      </w:pPr>
      <w:ins w:id="529" w:author="Faizan Alam" w:date="2025-10-24T00:54:00Z">
        <w:r w:rsidRPr="00E75A5A">
          <w:t>Consolidate related data from multiple tables into a single result set. This avoids the need to run multiple separate queries and combine results in application code.</w:t>
        </w:r>
      </w:ins>
    </w:p>
    <w:p w14:paraId="6CFF2C61" w14:textId="77777777" w:rsidR="00E75A5A" w:rsidRPr="00E75A5A" w:rsidRDefault="00E75A5A" w:rsidP="00E75A5A">
      <w:pPr>
        <w:numPr>
          <w:ilvl w:val="0"/>
          <w:numId w:val="42"/>
        </w:numPr>
        <w:rPr>
          <w:ins w:id="530" w:author="Faizan Alam" w:date="2025-10-24T00:54:00Z"/>
        </w:rPr>
      </w:pPr>
      <w:ins w:id="531" w:author="Faizan Alam" w:date="2025-10-24T00:54:00Z">
        <w:r w:rsidRPr="00E75A5A">
          <w:t>Filter unwanted rows that do not match the Join criteria. The Inner Join predicate removes non-matching rows through the inherent filtering action of matching data across tables.</w:t>
        </w:r>
      </w:ins>
    </w:p>
    <w:p w14:paraId="1456702A" w14:textId="77777777" w:rsidR="00E75A5A" w:rsidRPr="00E75A5A" w:rsidRDefault="00E75A5A" w:rsidP="00E75A5A">
      <w:pPr>
        <w:numPr>
          <w:ilvl w:val="0"/>
          <w:numId w:val="42"/>
        </w:numPr>
        <w:rPr>
          <w:ins w:id="532" w:author="Faizan Alam" w:date="2025-10-24T00:54:00Z"/>
        </w:rPr>
      </w:pPr>
      <w:ins w:id="533" w:author="Faizan Alam" w:date="2025-10-24T00:54:00Z">
        <w:r w:rsidRPr="00E75A5A">
          <w:t>Associate detailed child table records with parent table data, such as order details with customers. Joins form connections between primary and foreign keys.</w:t>
        </w:r>
      </w:ins>
    </w:p>
    <w:p w14:paraId="5319B686" w14:textId="77777777" w:rsidR="00E75A5A" w:rsidRPr="00E75A5A" w:rsidRDefault="00E75A5A" w:rsidP="00E75A5A">
      <w:pPr>
        <w:numPr>
          <w:ilvl w:val="0"/>
          <w:numId w:val="42"/>
        </w:numPr>
        <w:rPr>
          <w:ins w:id="534" w:author="Faizan Alam" w:date="2025-10-24T00:54:00Z"/>
        </w:rPr>
      </w:pPr>
      <w:ins w:id="535" w:author="Faizan Alam" w:date="2025-10-24T00:54:00Z">
        <w:r w:rsidRPr="00E75A5A">
          <w:t>Aggregate calculations can be performed across the joined results. When you combine tables, aggregated functions like SUM(), COUNT(), and AVG() can be applied.</w:t>
        </w:r>
      </w:ins>
    </w:p>
    <w:p w14:paraId="1C7C2685" w14:textId="77777777" w:rsidR="00E75A5A" w:rsidRPr="00E75A5A" w:rsidRDefault="00E75A5A" w:rsidP="00E75A5A">
      <w:pPr>
        <w:numPr>
          <w:ilvl w:val="0"/>
          <w:numId w:val="42"/>
        </w:numPr>
        <w:rPr>
          <w:ins w:id="536" w:author="Faizan Alam" w:date="2025-10-24T00:54:00Z"/>
        </w:rPr>
      </w:pPr>
      <w:ins w:id="537" w:author="Faizan Alam" w:date="2025-10-24T00:54:00Z">
        <w:r w:rsidRPr="00E75A5A">
          <w:t>Simplify complex queries by breaking logic across modular steps with incremental joins.</w:t>
        </w:r>
      </w:ins>
    </w:p>
    <w:p w14:paraId="61DE8F1C" w14:textId="77777777" w:rsidR="00E75A5A" w:rsidRPr="00E75A5A" w:rsidRDefault="00E75A5A" w:rsidP="00E75A5A">
      <w:pPr>
        <w:rPr>
          <w:ins w:id="538" w:author="Faizan Alam" w:date="2025-10-24T00:54:00Z"/>
        </w:rPr>
      </w:pPr>
      <w:ins w:id="539" w:author="Faizan Alam" w:date="2025-10-24T00:54:00Z">
        <w:r w:rsidRPr="00E75A5A">
          <w:t>In summary, Inner Joins facilitates bringing related data together in SQL result sets, no matter how distributed it is across tables in the database schema.</w:t>
        </w:r>
      </w:ins>
    </w:p>
    <w:p w14:paraId="151503C8" w14:textId="2E5FABDD" w:rsidR="001A1436" w:rsidRDefault="001A1436" w:rsidP="001A1436">
      <w:pPr>
        <w:rPr>
          <w:ins w:id="540" w:author="Faizan Alam" w:date="2025-10-24T00:54:00Z"/>
        </w:rPr>
      </w:pPr>
    </w:p>
    <w:p w14:paraId="3578899F" w14:textId="2CC55460" w:rsidR="00E75A5A" w:rsidRPr="00E75A5A" w:rsidRDefault="00E75A5A" w:rsidP="00E75A5A">
      <w:pPr>
        <w:rPr>
          <w:ins w:id="541" w:author="Faizan Alam" w:date="2025-10-24T00:54:00Z"/>
          <w:b/>
          <w:bCs/>
        </w:rPr>
      </w:pPr>
      <w:ins w:id="542" w:author="Faizan Alam" w:date="2025-10-24T00:54:00Z">
        <w:r w:rsidRPr="00E75A5A">
          <w:rPr>
            <w:b/>
            <w:bCs/>
          </w:rPr>
          <w:t xml:space="preserve">Difference Between Inner Join </w:t>
        </w:r>
        <w:r>
          <w:rPr>
            <w:b/>
            <w:bCs/>
          </w:rPr>
          <w:t>and</w:t>
        </w:r>
        <w:r w:rsidRPr="00E75A5A">
          <w:rPr>
            <w:b/>
            <w:bCs/>
          </w:rPr>
          <w:t xml:space="preserve"> Outer Join</w:t>
        </w:r>
      </w:ins>
    </w:p>
    <w:p w14:paraId="6C44584C" w14:textId="0D781E00" w:rsidR="00E75A5A" w:rsidRPr="00E75A5A" w:rsidRDefault="00E75A5A" w:rsidP="00E75A5A">
      <w:pPr>
        <w:rPr>
          <w:ins w:id="543" w:author="Faizan Alam" w:date="2025-10-24T00:54:00Z"/>
        </w:rPr>
      </w:pPr>
      <w:ins w:id="544" w:author="Faizan Alam" w:date="2025-10-24T00:54:00Z">
        <w:r w:rsidRPr="00E75A5A">
          <w:t>There are several advanced join techniques that</w:t>
        </w:r>
        <w:r w:rsidR="00D014CD">
          <w:t xml:space="preserve"> are</w:t>
        </w:r>
        <w:r w:rsidRPr="00E75A5A">
          <w:t xml:space="preserve"> </w:t>
        </w:r>
      </w:ins>
      <w:ins w:id="545" w:author="Faizan Alam" w:date="2025-10-28T19:46:00Z">
        <w:r w:rsidR="008336C9" w:rsidRPr="00E75A5A">
          <w:t>built</w:t>
        </w:r>
      </w:ins>
      <w:ins w:id="546" w:author="Faizan Alam" w:date="2025-10-24T21:58:00Z">
        <w:r w:rsidR="008336C9" w:rsidRPr="00E75A5A">
          <w:t>built</w:t>
        </w:r>
      </w:ins>
      <w:ins w:id="547" w:author="Faizan Alam" w:date="2025-10-24T00:54:00Z">
        <w:r w:rsidRPr="00E75A5A">
          <w:t>build upon Inner Joins with expanded capabilities:</w:t>
        </w:r>
      </w:ins>
    </w:p>
    <w:p w14:paraId="14FC5D03" w14:textId="77777777" w:rsidR="00E75A5A" w:rsidRPr="00E75A5A" w:rsidRDefault="00E75A5A" w:rsidP="005E5A0F">
      <w:pPr>
        <w:pStyle w:val="ListParagraph"/>
        <w:numPr>
          <w:ilvl w:val="0"/>
          <w:numId w:val="44"/>
        </w:numPr>
        <w:rPr>
          <w:ins w:id="548" w:author="Faizan Alam" w:date="2025-10-24T00:54:00Z"/>
        </w:rPr>
      </w:pPr>
      <w:ins w:id="549" w:author="Faizan Alam" w:date="2025-10-24T00:54:00Z">
        <w:r w:rsidRPr="00E75A5A">
          <w:t>Outer Joins return all rows from one or both tables, matching rows when data exists but also preserving rows with NULL for non-matching data.</w:t>
        </w:r>
      </w:ins>
    </w:p>
    <w:p w14:paraId="30890A3E" w14:textId="77777777" w:rsidR="00E75A5A" w:rsidRPr="00E75A5A" w:rsidRDefault="00E75A5A" w:rsidP="005E5A0F">
      <w:pPr>
        <w:pStyle w:val="ListParagraph"/>
        <w:numPr>
          <w:ilvl w:val="0"/>
          <w:numId w:val="43"/>
        </w:numPr>
        <w:rPr>
          <w:ins w:id="550" w:author="Faizan Alam" w:date="2025-10-24T00:54:00Z"/>
        </w:rPr>
      </w:pPr>
      <w:ins w:id="551" w:author="Faizan Alam" w:date="2025-10-24T00:54:00Z">
        <w:r w:rsidRPr="00E75A5A">
          <w:t>Left Outer Joins return all rows from the "left" table, even if no match exists.</w:t>
        </w:r>
      </w:ins>
    </w:p>
    <w:p w14:paraId="145AB150" w14:textId="77777777" w:rsidR="00E75A5A" w:rsidRPr="00E75A5A" w:rsidRDefault="00E75A5A" w:rsidP="005E5A0F">
      <w:pPr>
        <w:pStyle w:val="ListParagraph"/>
        <w:numPr>
          <w:ilvl w:val="0"/>
          <w:numId w:val="43"/>
        </w:numPr>
        <w:rPr>
          <w:ins w:id="552" w:author="Faizan Alam" w:date="2025-10-24T00:54:00Z"/>
        </w:rPr>
      </w:pPr>
      <w:ins w:id="553" w:author="Faizan Alam" w:date="2025-10-24T00:54:00Z">
        <w:r w:rsidRPr="00E75A5A">
          <w:t>Right Outer Joins return all rows from the "right" table if no match exists.</w:t>
        </w:r>
      </w:ins>
    </w:p>
    <w:p w14:paraId="7650F3CB" w14:textId="1FD23480" w:rsidR="00E75A5A" w:rsidRPr="00E75A5A" w:rsidRDefault="00E75A5A" w:rsidP="005E5A0F">
      <w:pPr>
        <w:pStyle w:val="ListParagraph"/>
        <w:numPr>
          <w:ilvl w:val="0"/>
          <w:numId w:val="43"/>
        </w:numPr>
        <w:rPr>
          <w:ins w:id="554" w:author="Faizan Alam" w:date="2025-10-24T00:54:00Z"/>
        </w:rPr>
      </w:pPr>
      <w:ins w:id="555" w:author="Faizan Alam" w:date="2025-10-24T00:54:00Z">
        <w:r w:rsidRPr="00E75A5A">
          <w:t>Full Outer Joins return rows from both tables, appending NULLs if there is no match.</w:t>
        </w:r>
      </w:ins>
    </w:p>
    <w:p w14:paraId="1AA5B99F" w14:textId="77777777" w:rsidR="00E75A5A" w:rsidRPr="00E75A5A" w:rsidRDefault="00E75A5A" w:rsidP="005E5A0F">
      <w:pPr>
        <w:pStyle w:val="ListParagraph"/>
        <w:numPr>
          <w:ilvl w:val="0"/>
          <w:numId w:val="43"/>
        </w:numPr>
        <w:rPr>
          <w:ins w:id="556" w:author="Faizan Alam" w:date="2025-10-24T00:54:00Z"/>
        </w:rPr>
      </w:pPr>
      <w:ins w:id="557" w:author="Faizan Alam" w:date="2025-10-24T00:54:00Z">
        <w:r w:rsidRPr="00E75A5A">
          <w:t>Self Joins: A table joined to itself in order to analyze hierarchical data such as managers and employees, where the same table contains both types of data rows.</w:t>
        </w:r>
      </w:ins>
    </w:p>
    <w:p w14:paraId="62CEBA70" w14:textId="77777777" w:rsidR="00E75A5A" w:rsidRPr="00E75A5A" w:rsidRDefault="00E75A5A" w:rsidP="005E5A0F">
      <w:pPr>
        <w:pStyle w:val="ListParagraph"/>
        <w:numPr>
          <w:ilvl w:val="0"/>
          <w:numId w:val="43"/>
        </w:numPr>
        <w:rPr>
          <w:ins w:id="558" w:author="Faizan Alam" w:date="2025-10-24T00:54:00Z"/>
        </w:rPr>
      </w:pPr>
      <w:ins w:id="559" w:author="Faizan Alam" w:date="2025-10-24T00:54:00Z">
        <w:r w:rsidRPr="00E75A5A">
          <w:t>Cross Joins: Joins every row from the first table with every row from the second table, multiplying rows for all combinations.</w:t>
        </w:r>
      </w:ins>
    </w:p>
    <w:p w14:paraId="2FD344F0" w14:textId="77777777" w:rsidR="00E75A5A" w:rsidRPr="00E75A5A" w:rsidRDefault="00E75A5A" w:rsidP="00E75A5A">
      <w:pPr>
        <w:rPr>
          <w:ins w:id="560" w:author="Faizan Alam" w:date="2025-10-24T00:54:00Z"/>
        </w:rPr>
      </w:pPr>
      <w:ins w:id="561" w:author="Faizan Alam" w:date="2025-10-24T00:54:00Z">
        <w:r w:rsidRPr="00E75A5A">
          <w:t>So, while Inner Joins only return strictly matching row pairs, discarding non-matching rows, Outer Joins, and Cross Joins have specialized logic around preserving non-matching results for inclusion as well.</w:t>
        </w:r>
      </w:ins>
    </w:p>
    <w:p w14:paraId="27510E82" w14:textId="77777777" w:rsidR="00E75A5A" w:rsidRDefault="00E75A5A" w:rsidP="001A1436">
      <w:pPr>
        <w:rPr>
          <w:ins w:id="562" w:author="Faizan Alam" w:date="2025-10-24T00:54:00Z"/>
        </w:rPr>
      </w:pPr>
    </w:p>
    <w:p w14:paraId="1CFE90F8" w14:textId="6D0C422C" w:rsidR="001A1436" w:rsidRDefault="001A1436" w:rsidP="001A1436">
      <w:pPr>
        <w:rPr>
          <w:ins w:id="563" w:author="Faizan Alam" w:date="2025-10-24T00:54:00Z"/>
        </w:rPr>
      </w:pPr>
    </w:p>
    <w:p w14:paraId="0A538826" w14:textId="419ADE84" w:rsidR="001A1436" w:rsidRDefault="001A1436" w:rsidP="001A1436">
      <w:pPr>
        <w:rPr>
          <w:ins w:id="564" w:author="Faizan Alam" w:date="2025-10-24T00:54:00Z"/>
        </w:rPr>
      </w:pPr>
    </w:p>
    <w:p w14:paraId="6D573715" w14:textId="45E90542" w:rsidR="001A1436" w:rsidRDefault="001A1436" w:rsidP="001A1436">
      <w:pPr>
        <w:rPr>
          <w:ins w:id="565" w:author="Faizan Alam" w:date="2025-10-24T00:54:00Z"/>
        </w:rPr>
      </w:pPr>
    </w:p>
    <w:p w14:paraId="177B8CB8" w14:textId="79D23D37" w:rsidR="001A1436" w:rsidRDefault="001A1436" w:rsidP="001A1436">
      <w:pPr>
        <w:rPr>
          <w:ins w:id="566" w:author="Faizan Alam" w:date="2025-10-24T00:54:00Z"/>
        </w:rPr>
      </w:pPr>
    </w:p>
    <w:p w14:paraId="11836709" w14:textId="79148814" w:rsidR="001A1436" w:rsidRDefault="001A1436" w:rsidP="001A1436">
      <w:pPr>
        <w:rPr>
          <w:ins w:id="567" w:author="Faizan Alam" w:date="2025-10-24T00:54:00Z"/>
        </w:rPr>
      </w:pPr>
    </w:p>
    <w:p w14:paraId="0BA8FCFB" w14:textId="6CFDE1C1" w:rsidR="00DE3E3A" w:rsidRDefault="00DE3E3A" w:rsidP="001A1436">
      <w:pPr>
        <w:rPr>
          <w:ins w:id="568" w:author="Faizan Alam" w:date="2025-10-28T19:46:00Z"/>
        </w:rPr>
      </w:pPr>
    </w:p>
    <w:p w14:paraId="62CA8845" w14:textId="0EDAB349" w:rsidR="00DE3E3A" w:rsidRDefault="00DE3E3A" w:rsidP="001A1436">
      <w:pPr>
        <w:rPr>
          <w:ins w:id="569" w:author="Faizan Alam" w:date="2025-10-28T19:46:00Z"/>
        </w:rPr>
      </w:pPr>
    </w:p>
    <w:p w14:paraId="771CA06D" w14:textId="20437C8C" w:rsidR="00DE3E3A" w:rsidRDefault="00DE3E3A" w:rsidP="001A1436">
      <w:pPr>
        <w:rPr>
          <w:ins w:id="570" w:author="Faizan Alam" w:date="2025-10-28T19:46:00Z"/>
        </w:rPr>
      </w:pPr>
    </w:p>
    <w:p w14:paraId="580DBF94" w14:textId="227B7DDD" w:rsidR="00DE3E3A" w:rsidRDefault="00DE3E3A" w:rsidP="001A1436">
      <w:pPr>
        <w:rPr>
          <w:ins w:id="571" w:author="Faizan Alam" w:date="2025-10-28T19:46:00Z"/>
        </w:rPr>
      </w:pPr>
    </w:p>
    <w:p w14:paraId="76984CBE" w14:textId="4BC4FD79" w:rsidR="00DE3E3A" w:rsidRDefault="00DE3E3A" w:rsidP="001A1436">
      <w:pPr>
        <w:rPr>
          <w:ins w:id="572" w:author="Faizan Alam" w:date="2025-10-28T19:46:00Z"/>
        </w:rPr>
      </w:pPr>
    </w:p>
    <w:p w14:paraId="5F3CECE3" w14:textId="3F58A9D0" w:rsidR="00DE3E3A" w:rsidRDefault="00DE3E3A" w:rsidP="001A1436">
      <w:pPr>
        <w:rPr>
          <w:ins w:id="573" w:author="Faizan Alam" w:date="2025-10-28T19:46:00Z"/>
        </w:rPr>
      </w:pPr>
    </w:p>
    <w:p w14:paraId="4777793D" w14:textId="4D72E97C" w:rsidR="00DE3E3A" w:rsidRDefault="00DE3E3A" w:rsidP="001A1436">
      <w:pPr>
        <w:rPr>
          <w:ins w:id="574" w:author="Faizan Alam" w:date="2025-10-28T19:46:00Z"/>
        </w:rPr>
      </w:pPr>
    </w:p>
    <w:p w14:paraId="4C740919" w14:textId="3F40FA97" w:rsidR="00DE3E3A" w:rsidRDefault="00DE3E3A" w:rsidP="00DE3E3A">
      <w:pPr>
        <w:pStyle w:val="Heading2"/>
        <w:rPr>
          <w:ins w:id="575" w:author="Faizan Alam" w:date="2025-10-28T19:46:00Z"/>
        </w:rPr>
      </w:pPr>
      <w:ins w:id="576" w:author="Faizan Alam" w:date="2025-10-28T19:46:00Z">
        <w:r>
          <w:t>SET Operations</w:t>
        </w:r>
      </w:ins>
    </w:p>
    <w:p w14:paraId="3ADA4CC5" w14:textId="77777777" w:rsidR="00A44AEE" w:rsidRPr="00A44AEE" w:rsidRDefault="00A44AEE" w:rsidP="00A44AEE">
      <w:pPr>
        <w:rPr>
          <w:ins w:id="577" w:author="Faizan Alam" w:date="2025-10-28T19:46:00Z"/>
        </w:rPr>
      </w:pPr>
    </w:p>
    <w:p w14:paraId="04DE2562" w14:textId="226691F6" w:rsidR="00DE3E3A" w:rsidRDefault="00DE3E3A" w:rsidP="001A1436">
      <w:pPr>
        <w:rPr>
          <w:ins w:id="578" w:author="Faizan Alam" w:date="2025-10-28T19:46:00Z"/>
        </w:rPr>
      </w:pPr>
      <w:ins w:id="579" w:author="Faizan Alam" w:date="2025-10-28T19:46:00Z">
        <w:r>
          <w:t xml:space="preserve">Set operations are used to combine the results of two queries. They act like mathematical set operations, letting us find the intersection, union, and difference between the rows returned by our queries. </w:t>
        </w:r>
        <w:r w:rsidR="00736018">
          <w:t xml:space="preserve">Queries with select statement are called </w:t>
        </w:r>
        <w:r w:rsidR="00736018" w:rsidRPr="00453B2E">
          <w:rPr>
            <w:b/>
            <w:bCs/>
          </w:rPr>
          <w:t>Compound Queries</w:t>
        </w:r>
        <w:r w:rsidR="00736018">
          <w:t>.</w:t>
        </w:r>
      </w:ins>
    </w:p>
    <w:p w14:paraId="0B942C2D" w14:textId="5184DBA6" w:rsidR="00736018" w:rsidRDefault="00FB3F89" w:rsidP="001A1436">
      <w:pPr>
        <w:rPr>
          <w:ins w:id="580" w:author="Faizan Alam" w:date="2025-10-28T19:46:00Z"/>
        </w:rPr>
      </w:pPr>
      <w:ins w:id="581" w:author="Faizan Alam" w:date="2025-10-28T19:46:00Z">
        <w:r>
          <w:t>Set operations include:</w:t>
        </w:r>
      </w:ins>
    </w:p>
    <w:p w14:paraId="236F45F4" w14:textId="35015B69" w:rsidR="00FB3F89" w:rsidRPr="00453B2E" w:rsidRDefault="00FB3F89" w:rsidP="00FB3F89">
      <w:pPr>
        <w:pStyle w:val="ListParagraph"/>
        <w:numPr>
          <w:ilvl w:val="0"/>
          <w:numId w:val="45"/>
        </w:numPr>
        <w:rPr>
          <w:ins w:id="582" w:author="Faizan Alam" w:date="2025-10-28T19:46:00Z"/>
          <w:b/>
          <w:bCs/>
        </w:rPr>
      </w:pPr>
      <w:ins w:id="583" w:author="Faizan Alam" w:date="2025-10-28T19:46:00Z">
        <w:r w:rsidRPr="00453B2E">
          <w:rPr>
            <w:b/>
            <w:bCs/>
          </w:rPr>
          <w:t>Union</w:t>
        </w:r>
        <w:r>
          <w:t xml:space="preserve">: Merges all rows from two or more select statement eliminating </w:t>
        </w:r>
        <w:r w:rsidRPr="00453B2E">
          <w:rPr>
            <w:b/>
            <w:bCs/>
          </w:rPr>
          <w:t>duplicates.</w:t>
        </w:r>
      </w:ins>
    </w:p>
    <w:p w14:paraId="1458CB2C" w14:textId="7B64CCDA" w:rsidR="00FB3F89" w:rsidRDefault="00FB3F89" w:rsidP="00FB3F89">
      <w:pPr>
        <w:pStyle w:val="ListParagraph"/>
        <w:numPr>
          <w:ilvl w:val="0"/>
          <w:numId w:val="45"/>
        </w:numPr>
        <w:rPr>
          <w:ins w:id="584" w:author="Faizan Alam" w:date="2025-10-28T19:46:00Z"/>
        </w:rPr>
      </w:pPr>
      <w:ins w:id="585" w:author="Faizan Alam" w:date="2025-10-28T19:46:00Z">
        <w:r w:rsidRPr="00453B2E">
          <w:rPr>
            <w:b/>
            <w:bCs/>
          </w:rPr>
          <w:t>Union All</w:t>
        </w:r>
        <w:r>
          <w:t xml:space="preserve">: Merges all rows from two or more select statements, </w:t>
        </w:r>
        <w:r w:rsidRPr="00453B2E">
          <w:rPr>
            <w:b/>
            <w:bCs/>
          </w:rPr>
          <w:t>keeping duplicates</w:t>
        </w:r>
        <w:r>
          <w:t>.</w:t>
        </w:r>
        <w:r w:rsidR="00145083">
          <w:t xml:space="preserve"> Union All is faster compared to Union for large data.</w:t>
        </w:r>
      </w:ins>
    </w:p>
    <w:p w14:paraId="0B845170" w14:textId="60BE123B" w:rsidR="00FB3F89" w:rsidRDefault="00FB3F89" w:rsidP="00FB3F89">
      <w:pPr>
        <w:pStyle w:val="ListParagraph"/>
        <w:numPr>
          <w:ilvl w:val="0"/>
          <w:numId w:val="45"/>
        </w:numPr>
        <w:rPr>
          <w:ins w:id="586" w:author="Faizan Alam" w:date="2025-10-28T19:46:00Z"/>
        </w:rPr>
      </w:pPr>
      <w:ins w:id="587" w:author="Faizan Alam" w:date="2025-10-28T19:46:00Z">
        <w:r w:rsidRPr="00453B2E">
          <w:rPr>
            <w:b/>
            <w:bCs/>
          </w:rPr>
          <w:t>Intersect</w:t>
        </w:r>
        <w:r>
          <w:t>: Returns only the rows that are common in both select statement.</w:t>
        </w:r>
      </w:ins>
    </w:p>
    <w:p w14:paraId="76CE51E6" w14:textId="15BB1851" w:rsidR="00FB3F89" w:rsidRDefault="00E71509" w:rsidP="00FB3F89">
      <w:pPr>
        <w:pStyle w:val="ListParagraph"/>
        <w:numPr>
          <w:ilvl w:val="0"/>
          <w:numId w:val="45"/>
        </w:numPr>
        <w:rPr>
          <w:ins w:id="588" w:author="Faizan Alam" w:date="2025-10-28T19:46:00Z"/>
        </w:rPr>
      </w:pPr>
      <w:ins w:id="589" w:author="Faizan Alam" w:date="2025-10-28T19:46:00Z">
        <w:r>
          <w:rPr>
            <w:b/>
            <w:bCs/>
          </w:rPr>
          <w:t>Minus</w:t>
        </w:r>
        <w:r w:rsidR="00FB3F89">
          <w:t>: Returns rows from first statement that are not present in the second statement</w:t>
        </w:r>
        <w:r w:rsidR="0045246A">
          <w:t xml:space="preserve"> eliminating duplicates</w:t>
        </w:r>
        <w:r w:rsidR="00FB3F89">
          <w:t>.</w:t>
        </w:r>
      </w:ins>
    </w:p>
    <w:p w14:paraId="45A09858" w14:textId="6553BB25" w:rsidR="00040379" w:rsidRDefault="00040379" w:rsidP="00040379">
      <w:pPr>
        <w:rPr>
          <w:ins w:id="590" w:author="Faizan Alam" w:date="2025-10-28T19:46:00Z"/>
        </w:rPr>
      </w:pPr>
      <w:ins w:id="591" w:author="Faizan Alam" w:date="2025-10-28T19:46:00Z">
        <w:r>
          <w:t>Set operation properties to keep in mind:</w:t>
        </w:r>
      </w:ins>
    </w:p>
    <w:p w14:paraId="0B16CF82" w14:textId="3F10BDB3" w:rsidR="00FB3F89" w:rsidRDefault="00A775D0" w:rsidP="00040379">
      <w:pPr>
        <w:pStyle w:val="ListParagraph"/>
        <w:numPr>
          <w:ilvl w:val="0"/>
          <w:numId w:val="46"/>
        </w:numPr>
        <w:rPr>
          <w:ins w:id="592" w:author="Faizan Alam" w:date="2025-10-28T19:46:00Z"/>
        </w:rPr>
      </w:pPr>
      <w:ins w:id="593" w:author="Faizan Alam" w:date="2025-10-28T19:46:00Z">
        <w:r>
          <w:t>Same number of columns and datatypes must be used while using SET Operators between two queries.</w:t>
        </w:r>
      </w:ins>
    </w:p>
    <w:p w14:paraId="004A47C9" w14:textId="6EE0664B" w:rsidR="00A775D0" w:rsidRDefault="00A775D0" w:rsidP="00040379">
      <w:pPr>
        <w:pStyle w:val="ListParagraph"/>
        <w:numPr>
          <w:ilvl w:val="0"/>
          <w:numId w:val="46"/>
        </w:numPr>
        <w:rPr>
          <w:ins w:id="594" w:author="Faizan Alam" w:date="2025-10-28T19:46:00Z"/>
        </w:rPr>
      </w:pPr>
      <w:ins w:id="595" w:author="Faizan Alam" w:date="2025-10-28T19:46:00Z">
        <w:r>
          <w:t>Order of queries in not important when using Intersect, Union, Union All.</w:t>
        </w:r>
      </w:ins>
    </w:p>
    <w:p w14:paraId="31C14036" w14:textId="541BC6CA" w:rsidR="00A775D0" w:rsidRDefault="00A775D0" w:rsidP="00040379">
      <w:pPr>
        <w:pStyle w:val="ListParagraph"/>
        <w:numPr>
          <w:ilvl w:val="0"/>
          <w:numId w:val="46"/>
        </w:numPr>
        <w:rPr>
          <w:ins w:id="596" w:author="Faizan Alam" w:date="2025-10-28T19:46:00Z"/>
        </w:rPr>
      </w:pPr>
      <w:ins w:id="597" w:author="Faizan Alam" w:date="2025-10-28T19:46:00Z">
        <w:r>
          <w:t>Order by must be used for entire compound query, individual ordering of queries is not allowed.</w:t>
        </w:r>
      </w:ins>
    </w:p>
    <w:p w14:paraId="48A60C8C" w14:textId="6C9D9165" w:rsidR="00A775D0" w:rsidRDefault="003E4F29" w:rsidP="00040379">
      <w:pPr>
        <w:pStyle w:val="ListParagraph"/>
        <w:numPr>
          <w:ilvl w:val="0"/>
          <w:numId w:val="46"/>
        </w:numPr>
        <w:rPr>
          <w:ins w:id="598" w:author="Faizan Alam" w:date="2025-10-28T19:46:00Z"/>
        </w:rPr>
      </w:pPr>
      <w:ins w:id="599" w:author="Faizan Alam" w:date="2025-10-28T19:46:00Z">
        <w:r>
          <w:t>Set operators are not valid on column of type BLOB, CLOB, and Bfile.</w:t>
        </w:r>
      </w:ins>
    </w:p>
    <w:p w14:paraId="73DFCC98" w14:textId="5FBD3059" w:rsidR="003E4F29" w:rsidRDefault="003E4F29" w:rsidP="00040379">
      <w:pPr>
        <w:pStyle w:val="ListParagraph"/>
        <w:numPr>
          <w:ilvl w:val="0"/>
          <w:numId w:val="46"/>
        </w:numPr>
        <w:rPr>
          <w:ins w:id="600" w:author="Faizan Alam" w:date="2025-10-28T19:46:00Z"/>
        </w:rPr>
      </w:pPr>
      <w:ins w:id="601" w:author="Faizan Alam" w:date="2025-10-28T19:46:00Z">
        <w:r>
          <w:t xml:space="preserve">Set operators except </w:t>
        </w:r>
        <w:r w:rsidR="00040379">
          <w:t>Union All are not allowed on column type LONG.</w:t>
        </w:r>
      </w:ins>
    </w:p>
    <w:p w14:paraId="77F4BE24" w14:textId="032F55EE" w:rsidR="00040379" w:rsidRDefault="00040379" w:rsidP="00FB3F89">
      <w:pPr>
        <w:rPr>
          <w:ins w:id="602" w:author="Faizan Alam" w:date="2025-10-28T19:46:00Z"/>
        </w:rPr>
      </w:pPr>
    </w:p>
    <w:p w14:paraId="6EDA3500" w14:textId="16C438E9" w:rsidR="00040379" w:rsidRDefault="00040379" w:rsidP="00040379">
      <w:pPr>
        <w:pStyle w:val="Heading2"/>
        <w:rPr>
          <w:ins w:id="603" w:author="Faizan Alam" w:date="2025-10-28T19:46:00Z"/>
        </w:rPr>
      </w:pPr>
      <w:ins w:id="604" w:author="Faizan Alam" w:date="2025-10-28T19:46:00Z">
        <w:r>
          <w:t xml:space="preserve">UNION </w:t>
        </w:r>
        <w:r w:rsidR="00EA3EC2">
          <w:t>[ALL]</w:t>
        </w:r>
      </w:ins>
    </w:p>
    <w:p w14:paraId="01B42807" w14:textId="586210C0" w:rsidR="00EA3EC2" w:rsidRDefault="00133F49" w:rsidP="00040379">
      <w:pPr>
        <w:rPr>
          <w:ins w:id="605" w:author="Faizan Alam" w:date="2025-10-28T19:46:00Z"/>
        </w:rPr>
      </w:pPr>
      <w:ins w:id="606" w:author="Faizan Alam" w:date="2025-10-28T19:46:00Z">
        <w:r>
          <w:t>Union operator combines the result of two queries. It returns all the rows in table A and all the rows in table B. It automatically eliminates any repeating or duplicate rows.</w:t>
        </w:r>
        <w:r w:rsidR="00EA3EC2">
          <w:t xml:space="preserve"> Union All works exactly like Union, with difference being it that it returns duplicates also</w:t>
        </w:r>
        <w:r w:rsidR="009B28C5">
          <w:t>, on the other hand in Union the rows are ordered on the basis of the first row while in Union All the order is random and predictable</w:t>
        </w:r>
        <w:r w:rsidR="00EA3EC2">
          <w:t>.</w:t>
        </w:r>
      </w:ins>
    </w:p>
    <w:p w14:paraId="0FFA2DA1" w14:textId="77777777" w:rsidR="00EA3EC2" w:rsidRDefault="00EA3EC2" w:rsidP="00040379">
      <w:pPr>
        <w:rPr>
          <w:ins w:id="607" w:author="Faizan Alam" w:date="2025-10-28T19:46:00Z"/>
        </w:rPr>
      </w:pPr>
    </w:p>
    <w:p w14:paraId="4031B569" w14:textId="77777777" w:rsidR="00EA3EC2" w:rsidRDefault="00EA3EC2" w:rsidP="00040379">
      <w:pPr>
        <w:rPr>
          <w:ins w:id="608" w:author="Faizan Alam" w:date="2025-10-28T19:46:00Z"/>
        </w:rPr>
      </w:pPr>
    </w:p>
    <w:p w14:paraId="29D00B3F" w14:textId="0BB52AA5" w:rsidR="00EA3EC2" w:rsidRDefault="00EA3EC2" w:rsidP="00040379">
      <w:pPr>
        <w:rPr>
          <w:ins w:id="609" w:author="Faizan Alam" w:date="2025-10-28T19:46:00Z"/>
        </w:rPr>
      </w:pPr>
      <w:ins w:id="610" w:author="Faizan Alam" w:date="2025-10-28T19:46:00Z">
        <w:r>
          <w:t>Syntax</w:t>
        </w:r>
      </w:ins>
    </w:p>
    <w:p w14:paraId="3F896A2D" w14:textId="0FB28006" w:rsidR="00040379" w:rsidRDefault="00EA3EC2" w:rsidP="00040379">
      <w:pPr>
        <w:rPr>
          <w:ins w:id="611" w:author="Faizan Alam" w:date="2025-10-28T19:46:00Z"/>
        </w:rPr>
      </w:pPr>
      <w:ins w:id="612" w:author="Faizan Alam" w:date="2025-10-28T19:46:00Z">
        <w:r>
          <w:t>SELECT &lt;column_list&gt; FROM &lt;Tables&gt;</w:t>
        </w:r>
      </w:ins>
    </w:p>
    <w:p w14:paraId="604318EE" w14:textId="479977CA" w:rsidR="00133F49" w:rsidRDefault="00EA3EC2" w:rsidP="00040379">
      <w:pPr>
        <w:rPr>
          <w:ins w:id="613" w:author="Faizan Alam" w:date="2025-10-28T19:46:00Z"/>
        </w:rPr>
      </w:pPr>
      <w:ins w:id="614" w:author="Faizan Alam" w:date="2025-10-28T19:46:00Z">
        <w:r>
          <w:t>ORDER BY &lt;order_by_column_list&gt;</w:t>
        </w:r>
      </w:ins>
    </w:p>
    <w:p w14:paraId="65955C78" w14:textId="6DFACFF6" w:rsidR="00573A46" w:rsidRDefault="00FB08B7" w:rsidP="00040379">
      <w:pPr>
        <w:rPr>
          <w:ins w:id="615" w:author="Faizan Alam" w:date="2025-10-28T19:46:00Z"/>
        </w:rPr>
      </w:pPr>
      <w:ins w:id="616" w:author="Faizan Alam" w:date="2025-10-28T19:46:00Z">
        <w:r>
          <w:rPr>
            <w:noProof/>
          </w:rPr>
          <w:drawing>
            <wp:anchor distT="0" distB="0" distL="114300" distR="114300" simplePos="0" relativeHeight="251705344"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ins>
    </w:p>
    <w:p w14:paraId="6442C7A7" w14:textId="2E0F6BF7" w:rsidR="00011AE5" w:rsidRDefault="00011AE5" w:rsidP="00040379">
      <w:pPr>
        <w:rPr>
          <w:ins w:id="617" w:author="Faizan Alam" w:date="2025-10-28T19:46:00Z"/>
        </w:rPr>
      </w:pPr>
    </w:p>
    <w:p w14:paraId="167BC064" w14:textId="66D3FF6C" w:rsidR="00011AE5" w:rsidRDefault="00011AE5" w:rsidP="00040379">
      <w:pPr>
        <w:rPr>
          <w:ins w:id="618" w:author="Faizan Alam" w:date="2025-10-28T19:46:00Z"/>
        </w:rPr>
      </w:pPr>
    </w:p>
    <w:p w14:paraId="357BE159" w14:textId="77777777" w:rsidR="00573A46" w:rsidRPr="00040379" w:rsidRDefault="00573A46" w:rsidP="00040379">
      <w:pPr>
        <w:rPr>
          <w:ins w:id="619" w:author="Faizan Alam" w:date="2025-10-28T19:46:00Z"/>
        </w:rPr>
      </w:pPr>
    </w:p>
    <w:p w14:paraId="23B54FDE" w14:textId="7DC5C100" w:rsidR="001A1436" w:rsidRDefault="00972613" w:rsidP="00972613">
      <w:pPr>
        <w:pStyle w:val="Heading2"/>
        <w:rPr>
          <w:ins w:id="620" w:author="Faizan Alam" w:date="2025-10-24T00:54:00Z"/>
        </w:rPr>
        <w:pPrChange w:id="621" w:author="Faizan Alam" w:date="2025-10-28T19:46:00Z">
          <w:pPr/>
        </w:pPrChange>
      </w:pPr>
      <w:ins w:id="622" w:author="Faizan Alam" w:date="2025-10-28T19:46:00Z">
        <w:r>
          <w:t>MINUS</w:t>
        </w:r>
      </w:ins>
    </w:p>
    <w:p w14:paraId="268A1689" w14:textId="1A8F513A" w:rsidR="001A1436" w:rsidRDefault="001A1436" w:rsidP="001A1436">
      <w:pPr>
        <w:rPr>
          <w:ins w:id="623" w:author="Faizan Alam" w:date="2025-10-24T00:54:00Z"/>
        </w:rPr>
      </w:pPr>
    </w:p>
    <w:p w14:paraId="6F7E6945" w14:textId="79A353DB" w:rsidR="00972613" w:rsidRDefault="00972613" w:rsidP="00972613">
      <w:pPr>
        <w:rPr>
          <w:ins w:id="624" w:author="Faizan Alam" w:date="2025-10-28T19:46:00Z"/>
        </w:rPr>
      </w:pPr>
      <w:ins w:id="625" w:author="Faizan Alam" w:date="2025-10-28T19:46:00Z">
        <w:r>
          <w:t>The Minus operator in SQL is used to return only those values in first query which are not present in subsequent query. It filters out all common values and returns unique values from first column.</w:t>
        </w:r>
      </w:ins>
    </w:p>
    <w:p w14:paraId="55C21397" w14:textId="2681DBDE" w:rsidR="00637EB3" w:rsidRDefault="00637EB3" w:rsidP="00972613">
      <w:pPr>
        <w:rPr>
          <w:ins w:id="626" w:author="Faizan Alam" w:date="2025-10-28T19:46:00Z"/>
        </w:rPr>
      </w:pPr>
      <w:ins w:id="627" w:author="Faizan Alam" w:date="2025-10-28T19:46:00Z">
        <w:r>
          <w:t>Minus operator returns distinct results avoiding duplicates and orders by first column of first query by default.</w:t>
        </w:r>
      </w:ins>
    </w:p>
    <w:p w14:paraId="06CAED1D" w14:textId="77777777" w:rsidR="00637EB3" w:rsidRDefault="00637EB3" w:rsidP="00972613">
      <w:pPr>
        <w:rPr>
          <w:ins w:id="628" w:author="Faizan Alam" w:date="2025-10-28T19:46:00Z"/>
        </w:rPr>
      </w:pPr>
    </w:p>
    <w:p w14:paraId="09D50401" w14:textId="117669F1" w:rsidR="00972613" w:rsidRDefault="00637EB3" w:rsidP="00972613">
      <w:pPr>
        <w:rPr>
          <w:ins w:id="629" w:author="Faizan Alam" w:date="2025-10-28T19:46:00Z"/>
        </w:rPr>
      </w:pPr>
      <w:ins w:id="630" w:author="Faizan Alam" w:date="2025-10-28T19:46:00Z">
        <w:r>
          <w:t>Syntax</w:t>
        </w:r>
      </w:ins>
    </w:p>
    <w:p w14:paraId="6BD690D6" w14:textId="77777777" w:rsidR="00637EB3" w:rsidRPr="00637EB3" w:rsidRDefault="00637EB3" w:rsidP="00637EB3">
      <w:pPr>
        <w:rPr>
          <w:ins w:id="631" w:author="Faizan Alam" w:date="2025-10-28T19:46:00Z"/>
        </w:rPr>
      </w:pPr>
      <w:ins w:id="632" w:author="Faizan Alam" w:date="2025-10-28T19:46:00Z">
        <w:r w:rsidRPr="00637EB3">
          <w:t>SELECT column1, column2, ..., columnN</w:t>
        </w:r>
        <w:r w:rsidRPr="00637EB3">
          <w:br/>
          <w:t>FROM table_name1</w:t>
        </w:r>
        <w:r w:rsidRPr="00637EB3">
          <w:br/>
          <w:t>[WHERE condition]</w:t>
        </w:r>
        <w:r w:rsidRPr="00637EB3">
          <w:br/>
          <w:t>MINUS</w:t>
        </w:r>
        <w:r w:rsidRPr="00637EB3">
          <w:br/>
          <w:t>SELECT column1, column2, ..., columnN</w:t>
        </w:r>
        <w:r w:rsidRPr="00637EB3">
          <w:br/>
          <w:t>FROM table_name2</w:t>
        </w:r>
        <w:r w:rsidRPr="00637EB3">
          <w:br/>
          <w:t xml:space="preserve">[WHERE condition]; </w:t>
        </w:r>
      </w:ins>
    </w:p>
    <w:p w14:paraId="74B8EA22" w14:textId="781A4DA2" w:rsidR="00637EB3" w:rsidRPr="00972613" w:rsidRDefault="00633B49" w:rsidP="00972613">
      <w:pPr>
        <w:rPr>
          <w:ins w:id="633" w:author="Faizan Alam" w:date="2025-10-28T19:46:00Z"/>
        </w:rPr>
      </w:pPr>
      <w:ins w:id="634" w:author="Faizan Alam" w:date="2025-10-28T19:46:00Z">
        <w:r>
          <w:rPr>
            <w:noProof/>
          </w:rPr>
          <w:drawing>
            <wp:anchor distT="0" distB="0" distL="114300" distR="114300" simplePos="0" relativeHeight="251707392"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ins>
    </w:p>
    <w:p w14:paraId="072BCE2E" w14:textId="36915F5A" w:rsidR="001A1436" w:rsidRDefault="001A1436" w:rsidP="001A1436">
      <w:pPr>
        <w:rPr>
          <w:ins w:id="635" w:author="Faizan Alam" w:date="2025-10-24T00:54:00Z"/>
        </w:rPr>
      </w:pPr>
    </w:p>
    <w:p w14:paraId="0203D2B8" w14:textId="67B79A35" w:rsidR="001A1436" w:rsidRDefault="001A1436" w:rsidP="001A1436">
      <w:pPr>
        <w:rPr>
          <w:ins w:id="636" w:author="Faizan Alam" w:date="2025-10-24T00:54:00Z"/>
        </w:rPr>
      </w:pPr>
    </w:p>
    <w:p w14:paraId="09A3DA65" w14:textId="6DFE17D3" w:rsidR="001A1436" w:rsidRDefault="001A1436" w:rsidP="00F35001">
      <w:pPr>
        <w:pStyle w:val="Heading2"/>
        <w:rPr>
          <w:ins w:id="637" w:author="Faizan Alam" w:date="2025-10-24T00:54:00Z"/>
        </w:rPr>
        <w:pPrChange w:id="638" w:author="Faizan Alam" w:date="2025-10-28T19:46:00Z">
          <w:pPr>
            <w:pStyle w:val="Heading1"/>
          </w:pPr>
        </w:pPrChange>
      </w:pPr>
    </w:p>
    <w:p w14:paraId="40FD2C4F" w14:textId="0EAB1673" w:rsidR="00F35001" w:rsidRDefault="002F7691" w:rsidP="00F35001">
      <w:pPr>
        <w:pStyle w:val="Heading2"/>
        <w:rPr>
          <w:ins w:id="639" w:author="Faizan Alam" w:date="2025-10-28T19:46:00Z"/>
        </w:rPr>
      </w:pPr>
      <w:ins w:id="640" w:author="Faizan Alam" w:date="2025-10-28T19:46:00Z">
        <w:r>
          <w:t>INTERSECT</w:t>
        </w:r>
      </w:ins>
    </w:p>
    <w:p w14:paraId="14BE363B" w14:textId="1E36121F" w:rsidR="002F7691" w:rsidRDefault="002F7691" w:rsidP="002F7691">
      <w:pPr>
        <w:rPr>
          <w:ins w:id="641" w:author="Faizan Alam" w:date="2025-10-28T19:46:00Z"/>
        </w:rPr>
      </w:pPr>
    </w:p>
    <w:p w14:paraId="1B61FA58" w14:textId="60E780A5" w:rsidR="002F7691" w:rsidRDefault="002F7691" w:rsidP="002F7691">
      <w:pPr>
        <w:rPr>
          <w:ins w:id="642" w:author="Faizan Alam" w:date="2025-10-28T19:46:00Z"/>
        </w:rPr>
      </w:pPr>
      <w:ins w:id="643" w:author="Faizan Alam" w:date="2025-10-28T19:46:00Z">
        <w:r>
          <w:t>SQL Intersect operator combines two statements and returns only the dataset that is common in both the statements.</w:t>
        </w:r>
      </w:ins>
    </w:p>
    <w:p w14:paraId="25A9C4D6" w14:textId="77777777" w:rsidR="002F7691" w:rsidRPr="002F7691" w:rsidRDefault="002F7691" w:rsidP="002F7691">
      <w:pPr>
        <w:rPr>
          <w:ins w:id="644" w:author="Faizan Alam" w:date="2025-10-28T19:46:00Z"/>
        </w:rPr>
      </w:pPr>
    </w:p>
    <w:p w14:paraId="5C43E108" w14:textId="36504E4B" w:rsidR="002D5B8B" w:rsidRDefault="002D5B8B" w:rsidP="0027719F">
      <w:pPr>
        <w:pStyle w:val="Heading1"/>
        <w:rPr>
          <w:ins w:id="645" w:author="Faizan Alam" w:date="2025-10-28T19:46:00Z"/>
        </w:rPr>
      </w:pPr>
    </w:p>
    <w:p w14:paraId="41D855C8" w14:textId="49D6B2AB" w:rsidR="002D5B8B" w:rsidRDefault="002D5B8B" w:rsidP="002D5B8B">
      <w:pPr>
        <w:rPr>
          <w:ins w:id="646" w:author="Faizan Alam" w:date="2025-10-28T19:46:00Z"/>
        </w:rPr>
      </w:pPr>
    </w:p>
    <w:p w14:paraId="4C911A12" w14:textId="75A1F71B" w:rsidR="0045246A" w:rsidRDefault="0045246A" w:rsidP="002D5B8B">
      <w:pPr>
        <w:rPr>
          <w:ins w:id="647" w:author="Faizan Alam" w:date="2025-10-28T19:46:00Z"/>
        </w:rPr>
      </w:pPr>
    </w:p>
    <w:p w14:paraId="6191CD74" w14:textId="3183C4B7" w:rsidR="0045246A" w:rsidRDefault="0045246A" w:rsidP="002D5B8B">
      <w:pPr>
        <w:rPr>
          <w:ins w:id="648" w:author="Faizan Alam" w:date="2025-10-28T19:46:00Z"/>
        </w:rPr>
      </w:pPr>
    </w:p>
    <w:p w14:paraId="271E77B3" w14:textId="56E2D1FC" w:rsidR="0045246A" w:rsidRDefault="0045246A" w:rsidP="002D5B8B">
      <w:pPr>
        <w:rPr>
          <w:ins w:id="649" w:author="Faizan Alam" w:date="2025-10-28T19:46:00Z"/>
        </w:rPr>
      </w:pPr>
    </w:p>
    <w:p w14:paraId="569EA715" w14:textId="1F7CB81B" w:rsidR="0045246A" w:rsidRDefault="0045246A" w:rsidP="002D5B8B">
      <w:pPr>
        <w:rPr>
          <w:ins w:id="650" w:author="Faizan Alam" w:date="2025-10-28T19:46:00Z"/>
        </w:rPr>
      </w:pPr>
    </w:p>
    <w:p w14:paraId="0EAFB7BB" w14:textId="06284532" w:rsidR="0045246A" w:rsidRDefault="0045246A" w:rsidP="002D5B8B">
      <w:pPr>
        <w:rPr>
          <w:ins w:id="651" w:author="Faizan Alam" w:date="2025-10-28T19:46:00Z"/>
        </w:rPr>
      </w:pPr>
    </w:p>
    <w:p w14:paraId="51F354D9" w14:textId="7F0ADFD2" w:rsidR="0045246A" w:rsidRDefault="0045246A" w:rsidP="002D5B8B">
      <w:pPr>
        <w:rPr>
          <w:ins w:id="652" w:author="Faizan Alam" w:date="2025-10-28T19:46:00Z"/>
        </w:rPr>
      </w:pPr>
    </w:p>
    <w:p w14:paraId="5F397712" w14:textId="3A99CA13" w:rsidR="0045246A" w:rsidRDefault="0045246A" w:rsidP="002D5B8B">
      <w:pPr>
        <w:rPr>
          <w:ins w:id="653" w:author="Faizan Alam" w:date="2025-10-28T19:46:00Z"/>
        </w:rPr>
      </w:pPr>
    </w:p>
    <w:p w14:paraId="38EA2141" w14:textId="090A991A" w:rsidR="0045246A" w:rsidRDefault="0045246A" w:rsidP="002D5B8B">
      <w:pPr>
        <w:rPr>
          <w:ins w:id="654" w:author="Faizan Alam" w:date="2025-10-28T19:46:00Z"/>
        </w:rPr>
      </w:pPr>
    </w:p>
    <w:p w14:paraId="76A02FCB" w14:textId="7A56652B" w:rsidR="0045246A" w:rsidRDefault="0045246A" w:rsidP="002D5B8B">
      <w:pPr>
        <w:rPr>
          <w:ins w:id="655" w:author="Faizan Alam" w:date="2025-10-28T19:46:00Z"/>
        </w:rPr>
      </w:pPr>
    </w:p>
    <w:p w14:paraId="5F742E83" w14:textId="0729363A" w:rsidR="0045246A" w:rsidRDefault="0045246A" w:rsidP="002D5B8B">
      <w:pPr>
        <w:rPr>
          <w:ins w:id="656" w:author="Faizan Alam" w:date="2025-10-28T19:46:00Z"/>
        </w:rPr>
      </w:pPr>
    </w:p>
    <w:p w14:paraId="5312125B" w14:textId="77570B3E" w:rsidR="0045246A" w:rsidRDefault="0045246A" w:rsidP="002D5B8B">
      <w:pPr>
        <w:rPr>
          <w:ins w:id="657" w:author="Faizan Alam" w:date="2025-10-28T19:46:00Z"/>
        </w:rPr>
      </w:pPr>
    </w:p>
    <w:p w14:paraId="61572FB9" w14:textId="68CEC31E" w:rsidR="0045246A" w:rsidRDefault="0045246A" w:rsidP="002D5B8B">
      <w:pPr>
        <w:rPr>
          <w:ins w:id="658" w:author="Faizan Alam" w:date="2025-10-28T19:46:00Z"/>
        </w:rPr>
      </w:pPr>
    </w:p>
    <w:p w14:paraId="5F2039DA" w14:textId="725845DF" w:rsidR="0045246A" w:rsidRDefault="0045246A" w:rsidP="002D5B8B">
      <w:pPr>
        <w:rPr>
          <w:ins w:id="659" w:author="Faizan Alam" w:date="2025-10-28T19:46:00Z"/>
        </w:rPr>
      </w:pPr>
    </w:p>
    <w:p w14:paraId="3F7D6882" w14:textId="491F1DAA" w:rsidR="0045246A" w:rsidRDefault="0045246A" w:rsidP="002D5B8B">
      <w:pPr>
        <w:rPr>
          <w:ins w:id="660" w:author="Faizan Alam" w:date="2025-10-28T19:46:00Z"/>
        </w:rPr>
      </w:pPr>
    </w:p>
    <w:p w14:paraId="49C1E5D0" w14:textId="2E9A3B59" w:rsidR="0045246A" w:rsidRDefault="0045246A" w:rsidP="002D5B8B">
      <w:pPr>
        <w:rPr>
          <w:ins w:id="661" w:author="Faizan Alam" w:date="2025-10-28T19:46:00Z"/>
        </w:rPr>
      </w:pPr>
    </w:p>
    <w:p w14:paraId="6DE3968D" w14:textId="4F139B87" w:rsidR="0045246A" w:rsidRDefault="0045246A" w:rsidP="002D5B8B">
      <w:pPr>
        <w:rPr>
          <w:ins w:id="662" w:author="Faizan Alam" w:date="2025-10-28T19:46:00Z"/>
        </w:rPr>
      </w:pPr>
    </w:p>
    <w:p w14:paraId="3E427112" w14:textId="15F89004" w:rsidR="0045246A" w:rsidRDefault="0045246A" w:rsidP="002D5B8B">
      <w:pPr>
        <w:rPr>
          <w:ins w:id="663" w:author="Faizan Alam" w:date="2025-10-28T19:46:00Z"/>
        </w:rPr>
      </w:pPr>
    </w:p>
    <w:p w14:paraId="7BB9A013" w14:textId="1B3EE2B4" w:rsidR="0045246A" w:rsidRDefault="0045246A" w:rsidP="002D5B8B">
      <w:pPr>
        <w:rPr>
          <w:ins w:id="664" w:author="Faizan Alam" w:date="2025-10-28T19:46:00Z"/>
        </w:rPr>
      </w:pPr>
    </w:p>
    <w:p w14:paraId="568BD926" w14:textId="4E1664C4" w:rsidR="0045246A" w:rsidRDefault="0045246A" w:rsidP="002D5B8B">
      <w:pPr>
        <w:rPr>
          <w:ins w:id="665" w:author="Faizan Alam" w:date="2025-10-28T19:46:00Z"/>
        </w:rPr>
      </w:pPr>
    </w:p>
    <w:p w14:paraId="4C248480" w14:textId="2FFBFF6A" w:rsidR="0045246A" w:rsidRDefault="0045246A" w:rsidP="002D5B8B">
      <w:pPr>
        <w:rPr>
          <w:ins w:id="666" w:author="Faizan Alam" w:date="2025-10-28T19:46:00Z"/>
        </w:rPr>
      </w:pPr>
    </w:p>
    <w:p w14:paraId="718241F9" w14:textId="2D29DDB3" w:rsidR="0045246A" w:rsidRDefault="0045246A" w:rsidP="002D5B8B">
      <w:pPr>
        <w:rPr>
          <w:ins w:id="667" w:author="Faizan Alam" w:date="2025-10-28T19:46:00Z"/>
        </w:rPr>
      </w:pPr>
    </w:p>
    <w:p w14:paraId="3A2AF9C3" w14:textId="1DBC9099" w:rsidR="0045246A" w:rsidRDefault="0045246A" w:rsidP="002D5B8B">
      <w:pPr>
        <w:rPr>
          <w:ins w:id="668" w:author="Faizan Alam" w:date="2025-10-28T19:46:00Z"/>
        </w:rPr>
      </w:pPr>
    </w:p>
    <w:p w14:paraId="6604007E" w14:textId="4293C37B" w:rsidR="0045246A" w:rsidRDefault="0045246A" w:rsidP="002D5B8B">
      <w:pPr>
        <w:rPr>
          <w:ins w:id="669" w:author="Faizan Alam" w:date="2025-10-28T19:46:00Z"/>
        </w:rPr>
      </w:pPr>
    </w:p>
    <w:p w14:paraId="47E4F044" w14:textId="34E228DC" w:rsidR="001A1436" w:rsidRDefault="001A1436" w:rsidP="001A1436">
      <w:pPr>
        <w:rPr>
          <w:ins w:id="670" w:author="Faizan Alam" w:date="2025-10-24T00:54:00Z"/>
        </w:rPr>
      </w:pPr>
    </w:p>
    <w:p w14:paraId="634656B0" w14:textId="1C7884D1" w:rsidR="001A1436" w:rsidRDefault="001A1436" w:rsidP="001A1436">
      <w:pPr>
        <w:rPr>
          <w:ins w:id="671" w:author="Faizan Alam" w:date="2025-10-24T00:54:00Z"/>
        </w:rPr>
      </w:pPr>
    </w:p>
    <w:p w14:paraId="568C0876" w14:textId="552D7C18" w:rsidR="001A1436" w:rsidRDefault="001A1436" w:rsidP="001A1436">
      <w:pPr>
        <w:rPr>
          <w:ins w:id="672" w:author="Faizan Alam" w:date="2025-10-24T00:54:00Z"/>
        </w:rPr>
      </w:pPr>
    </w:p>
    <w:p w14:paraId="4CFE8DC5" w14:textId="5C918B5E" w:rsidR="001A1436" w:rsidRDefault="001A1436" w:rsidP="001A1436">
      <w:pPr>
        <w:rPr>
          <w:ins w:id="673" w:author="Faizan Alam" w:date="2025-10-24T00:54:00Z"/>
        </w:rPr>
      </w:pPr>
    </w:p>
    <w:p w14:paraId="569C75F4" w14:textId="4B66058E" w:rsidR="001A1436" w:rsidRDefault="001A1436" w:rsidP="001A1436">
      <w:pPr>
        <w:rPr>
          <w:ins w:id="674" w:author="Faizan Alam" w:date="2025-10-24T00:54:00Z"/>
        </w:rPr>
      </w:pPr>
    </w:p>
    <w:p w14:paraId="23EFF25A" w14:textId="47313166" w:rsidR="001A1436" w:rsidRDefault="001A1436" w:rsidP="001A1436">
      <w:pPr>
        <w:rPr>
          <w:ins w:id="675" w:author="Faizan Alam" w:date="2025-10-24T00:54:00Z"/>
        </w:rPr>
      </w:pPr>
    </w:p>
    <w:p w14:paraId="4540F391" w14:textId="67CCCF86" w:rsidR="001A1436" w:rsidRDefault="001A1436" w:rsidP="001A1436">
      <w:pPr>
        <w:rPr>
          <w:ins w:id="676" w:author="Faizan Alam" w:date="2025-10-24T00:54:00Z"/>
        </w:rPr>
      </w:pPr>
    </w:p>
    <w:p w14:paraId="37423D51" w14:textId="03372D03" w:rsidR="001A1436" w:rsidRDefault="001A1436" w:rsidP="001A1436">
      <w:pPr>
        <w:rPr>
          <w:ins w:id="677" w:author="Faizan Alam" w:date="2025-10-24T00:54:00Z"/>
        </w:rPr>
      </w:pPr>
    </w:p>
    <w:p w14:paraId="76C684BC" w14:textId="38DF066D" w:rsidR="001A1436" w:rsidRDefault="001A1436" w:rsidP="001A1436">
      <w:pPr>
        <w:rPr>
          <w:ins w:id="678" w:author="Faizan Alam" w:date="2025-10-24T00:54:00Z"/>
        </w:rPr>
      </w:pPr>
    </w:p>
    <w:p w14:paraId="5020D3F8" w14:textId="77777777" w:rsidR="001A1436" w:rsidRPr="001A1436" w:rsidRDefault="001A1436" w:rsidP="001A1436">
      <w:pPr>
        <w:rPr>
          <w:ins w:id="679" w:author="Faizan Alam" w:date="2025-10-24T00:54:00Z"/>
        </w:rPr>
      </w:pPr>
    </w:p>
    <w:p w14:paraId="3DF1F88C" w14:textId="77777777" w:rsidR="001A1436" w:rsidRPr="001A1436" w:rsidRDefault="001A1436" w:rsidP="001A1436">
      <w:pPr>
        <w:rPr>
          <w:ins w:id="680" w:author="Faizan Alam" w:date="2025-10-24T00:54:00Z"/>
        </w:rPr>
      </w:pPr>
    </w:p>
    <w:p w14:paraId="18AC5FA4" w14:textId="5787AFFE" w:rsidR="0027719F" w:rsidRDefault="0027719F" w:rsidP="0027719F">
      <w:pPr>
        <w:pStyle w:val="Heading1"/>
        <w:rPr>
          <w:ins w:id="681" w:author="Faizan Alam" w:date="2025-10-24T00:54:00Z"/>
        </w:rPr>
      </w:pPr>
      <w:bookmarkStart w:id="682" w:name="_Toc212221628"/>
      <w:bookmarkStart w:id="683" w:name="_Toc212235573"/>
      <w:ins w:id="684" w:author="Faizan Alam" w:date="2025-10-24T00:54:00Z">
        <w:r>
          <w:t>ERRORS</w:t>
        </w:r>
        <w:bookmarkEnd w:id="682"/>
        <w:bookmarkEnd w:id="683"/>
      </w:ins>
    </w:p>
    <w:p w14:paraId="76992656" w14:textId="77777777" w:rsidR="002D5B8B" w:rsidRPr="002D5B8B" w:rsidRDefault="002D5B8B" w:rsidP="002D5B8B">
      <w:pPr>
        <w:rPr>
          <w:ins w:id="685" w:author="Faizan Alam" w:date="2025-10-24T21:58:00Z"/>
        </w:rPr>
      </w:pPr>
    </w:p>
    <w:p w14:paraId="58202F58" w14:textId="5BFF7E99" w:rsidR="002D5B8B" w:rsidRDefault="002D5B8B" w:rsidP="002D5B8B">
      <w:pPr>
        <w:rPr>
          <w:ins w:id="686" w:author="Faizan Alam" w:date="2025-10-24T21:58:00Z"/>
          <w:rFonts w:ascii="Times New Roman" w:hAnsi="Times New Roman" w:cs="Times New Roman"/>
          <w:sz w:val="24"/>
          <w:szCs w:val="20"/>
        </w:rPr>
      </w:pPr>
      <w:ins w:id="687" w:author="Faizan Alam" w:date="2025-10-24T21:58:00Z">
        <w:r w:rsidRPr="002D5B8B">
          <w:rPr>
            <w:rFonts w:ascii="Times New Roman" w:hAnsi="Times New Roman" w:cs="Times New Roman"/>
            <w:b/>
            <w:bCs/>
            <w:sz w:val="24"/>
            <w:szCs w:val="20"/>
          </w:rPr>
          <w:t xml:space="preserve">ORA-00942: table or view does not exist: </w:t>
        </w:r>
        <w:r>
          <w:rPr>
            <w:rFonts w:ascii="Times New Roman" w:hAnsi="Times New Roman" w:cs="Times New Roman"/>
            <w:sz w:val="24"/>
            <w:szCs w:val="20"/>
          </w:rPr>
          <w:t>Error returned when the Table we are referring (through SELECT statement usually) is not created yet, or when there might be a typo in using the table name.</w:t>
        </w:r>
      </w:ins>
    </w:p>
    <w:p w14:paraId="292A4537" w14:textId="758D1505" w:rsidR="002D5B8B" w:rsidRDefault="001821D6" w:rsidP="002D5B8B">
      <w:pPr>
        <w:rPr>
          <w:ins w:id="688" w:author="Faizan Alam" w:date="2025-10-24T21:58:00Z"/>
          <w:rFonts w:ascii="Times New Roman" w:hAnsi="Times New Roman" w:cs="Times New Roman"/>
          <w:sz w:val="24"/>
          <w:szCs w:val="20"/>
        </w:rPr>
      </w:pPr>
      <w:ins w:id="689" w:author="Faizan Alam" w:date="2025-10-24T21:58:00Z">
        <w:r w:rsidRPr="001821D6">
          <w:rPr>
            <w:rFonts w:ascii="Times New Roman" w:hAnsi="Times New Roman" w:cs="Times New Roman"/>
            <w:b/>
            <w:bCs/>
            <w:sz w:val="24"/>
            <w:szCs w:val="20"/>
          </w:rPr>
          <w:t>ORA-00905: missing keyword</w:t>
        </w:r>
        <w:r>
          <w:rPr>
            <w:rFonts w:ascii="Times New Roman" w:hAnsi="Times New Roman" w:cs="Times New Roman"/>
            <w:b/>
            <w:bCs/>
            <w:sz w:val="24"/>
            <w:szCs w:val="20"/>
          </w:rPr>
          <w:t xml:space="preserve">: </w:t>
        </w:r>
        <w:r>
          <w:rPr>
            <w:rFonts w:ascii="Times New Roman" w:hAnsi="Times New Roman" w:cs="Times New Roman"/>
            <w:sz w:val="24"/>
            <w:szCs w:val="20"/>
          </w:rPr>
          <w:t>Either a missing keyword or there is a typo mistake.</w:t>
        </w:r>
      </w:ins>
    </w:p>
    <w:p w14:paraId="14816306" w14:textId="4ABA7A38" w:rsidR="001821D6" w:rsidRDefault="001821D6" w:rsidP="001821D6">
      <w:pPr>
        <w:rPr>
          <w:ins w:id="690" w:author="Faizan Alam" w:date="2025-10-24T21:58:00Z"/>
          <w:rFonts w:ascii="Times New Roman" w:hAnsi="Times New Roman" w:cs="Times New Roman"/>
          <w:sz w:val="24"/>
          <w:szCs w:val="20"/>
        </w:rPr>
      </w:pPr>
      <w:ins w:id="691" w:author="Faizan Alam" w:date="2025-10-24T21:58:00Z">
        <w:r w:rsidRPr="001821D6">
          <w:rPr>
            <w:rFonts w:ascii="Times New Roman" w:hAnsi="Times New Roman" w:cs="Times New Roman"/>
            <w:b/>
            <w:bCs/>
            <w:sz w:val="24"/>
            <w:szCs w:val="20"/>
          </w:rPr>
          <w:t>ORA-00933: SQL command not properly ended</w:t>
        </w:r>
        <w:r>
          <w:rPr>
            <w:rFonts w:ascii="Times New Roman" w:hAnsi="Times New Roman" w:cs="Times New Roman"/>
            <w:b/>
            <w:bCs/>
            <w:sz w:val="24"/>
            <w:szCs w:val="20"/>
          </w:rPr>
          <w:t xml:space="preserve">: </w:t>
        </w:r>
        <w:r>
          <w:rPr>
            <w:rFonts w:ascii="Times New Roman" w:hAnsi="Times New Roman" w:cs="Times New Roman"/>
            <w:sz w:val="24"/>
            <w:szCs w:val="20"/>
          </w:rPr>
          <w:t>When a Clause or Statement is partially ended.</w:t>
        </w:r>
      </w:ins>
    </w:p>
    <w:p w14:paraId="6EEFA503" w14:textId="2B4D6A26" w:rsidR="001821D6" w:rsidRPr="00746989" w:rsidRDefault="00746989" w:rsidP="001821D6">
      <w:pPr>
        <w:rPr>
          <w:ins w:id="692" w:author="Faizan Alam" w:date="2025-10-24T21:58:00Z"/>
          <w:rFonts w:ascii="Times New Roman" w:hAnsi="Times New Roman" w:cs="Times New Roman"/>
          <w:sz w:val="24"/>
          <w:szCs w:val="20"/>
        </w:rPr>
      </w:pPr>
      <w:ins w:id="693" w:author="Faizan Alam" w:date="2025-10-24T21:58:00Z">
        <w:r w:rsidRPr="00746989">
          <w:rPr>
            <w:rFonts w:ascii="Times New Roman" w:hAnsi="Times New Roman" w:cs="Times New Roman"/>
            <w:b/>
            <w:bCs/>
            <w:sz w:val="24"/>
            <w:szCs w:val="20"/>
          </w:rPr>
          <w:t>ORA-00920: invalid relational operator</w:t>
        </w:r>
        <w:r>
          <w:rPr>
            <w:rFonts w:ascii="Times New Roman" w:hAnsi="Times New Roman" w:cs="Times New Roman"/>
            <w:b/>
            <w:bCs/>
            <w:sz w:val="24"/>
            <w:szCs w:val="20"/>
          </w:rPr>
          <w:t xml:space="preserve">: </w:t>
        </w:r>
        <w:r>
          <w:rPr>
            <w:rFonts w:ascii="Times New Roman" w:hAnsi="Times New Roman" w:cs="Times New Roman"/>
            <w:sz w:val="24"/>
            <w:szCs w:val="20"/>
          </w:rPr>
          <w:t>When a relational operator(&lt;,&gt;,=) is missing after a relational clause(WHERE).</w:t>
        </w:r>
      </w:ins>
    </w:p>
    <w:p w14:paraId="3A6D6F9F" w14:textId="77777777" w:rsidR="0005457F" w:rsidRPr="001821D6" w:rsidRDefault="001821D6" w:rsidP="00244868">
      <w:pPr>
        <w:rPr>
          <w:rFonts w:ascii="Times New Roman" w:hAnsi="Times New Roman"/>
          <w:sz w:val="24"/>
          <w:rPrChange w:id="694" w:author="Faizan Alam" w:date="2025-10-28T19:46:00Z">
            <w:rPr>
              <w:rFonts w:ascii="Times New Roman" w:hAnsi="Times New Roman"/>
              <w:sz w:val="24"/>
            </w:rPr>
          </w:rPrChange>
        </w:rPr>
      </w:pPr>
      <w:ins w:id="695" w:author="Faizan Alam" w:date="2025-10-24T21:58:00Z">
        <w:r w:rsidRPr="001821D6">
          <w:rPr>
            <w:rFonts w:ascii="Times New Roman" w:hAnsi="Times New Roman" w:cs="Times New Roman"/>
            <w:sz w:val="24"/>
            <w:szCs w:val="20"/>
          </w:rPr>
          <w:cr/>
        </w:r>
      </w:ins>
    </w:p>
    <w:sectPr w:rsidR="0005457F" w:rsidRPr="001821D6" w:rsidSect="00691D12">
      <w:headerReference w:type="default" r:id="rId18"/>
      <w:footerReference w:type="default" r:id="rId19"/>
      <w:footerReference w:type="first" r:id="rId2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383E" w14:textId="77777777" w:rsidR="00E45DB6" w:rsidRDefault="00E45DB6" w:rsidP="00E4673A">
      <w:pPr>
        <w:spacing w:after="0" w:line="240" w:lineRule="auto"/>
      </w:pPr>
      <w:r>
        <w:separator/>
      </w:r>
    </w:p>
  </w:endnote>
  <w:endnote w:type="continuationSeparator" w:id="0">
    <w:p w14:paraId="11929251" w14:textId="77777777" w:rsidR="00E45DB6" w:rsidRDefault="00E45DB6" w:rsidP="00E4673A">
      <w:pPr>
        <w:spacing w:after="0" w:line="240" w:lineRule="auto"/>
      </w:pPr>
      <w:r>
        <w:continuationSeparator/>
      </w:r>
    </w:p>
  </w:endnote>
  <w:endnote w:type="continuationNotice" w:id="1">
    <w:p w14:paraId="165007A2" w14:textId="77777777" w:rsidR="00E45DB6" w:rsidRDefault="00E45D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D1D41" w14:textId="77777777" w:rsidR="00E45DB6" w:rsidRDefault="00E45DB6" w:rsidP="00E4673A">
      <w:pPr>
        <w:spacing w:after="0" w:line="240" w:lineRule="auto"/>
      </w:pPr>
      <w:r>
        <w:separator/>
      </w:r>
    </w:p>
  </w:footnote>
  <w:footnote w:type="continuationSeparator" w:id="0">
    <w:p w14:paraId="689F08BF" w14:textId="77777777" w:rsidR="00E45DB6" w:rsidRDefault="00E45DB6" w:rsidP="00E4673A">
      <w:pPr>
        <w:spacing w:after="0" w:line="240" w:lineRule="auto"/>
      </w:pPr>
      <w:r>
        <w:continuationSeparator/>
      </w:r>
    </w:p>
  </w:footnote>
  <w:footnote w:type="continuationNotice" w:id="1">
    <w:p w14:paraId="2820D164" w14:textId="77777777" w:rsidR="00E45DB6" w:rsidRDefault="00E45D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A3DB7" w14:textId="77777777" w:rsidR="00CA56DA" w:rsidRDefault="00CA5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B1D72"/>
    <w:multiLevelType w:val="hybridMultilevel"/>
    <w:tmpl w:val="94A8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6E14EB"/>
    <w:multiLevelType w:val="multilevel"/>
    <w:tmpl w:val="75C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09E1"/>
    <w:multiLevelType w:val="multilevel"/>
    <w:tmpl w:val="7264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3E151C"/>
    <w:multiLevelType w:val="hybridMultilevel"/>
    <w:tmpl w:val="EBA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DA42AC"/>
    <w:multiLevelType w:val="hybridMultilevel"/>
    <w:tmpl w:val="10CE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8"/>
  </w:num>
  <w:num w:numId="4">
    <w:abstractNumId w:val="10"/>
  </w:num>
  <w:num w:numId="5">
    <w:abstractNumId w:val="7"/>
  </w:num>
  <w:num w:numId="6">
    <w:abstractNumId w:val="13"/>
  </w:num>
  <w:num w:numId="7">
    <w:abstractNumId w:val="25"/>
  </w:num>
  <w:num w:numId="8">
    <w:abstractNumId w:val="9"/>
  </w:num>
  <w:num w:numId="9">
    <w:abstractNumId w:val="31"/>
  </w:num>
  <w:num w:numId="10">
    <w:abstractNumId w:val="22"/>
  </w:num>
  <w:num w:numId="11">
    <w:abstractNumId w:val="17"/>
  </w:num>
  <w:num w:numId="12">
    <w:abstractNumId w:val="19"/>
  </w:num>
  <w:num w:numId="13">
    <w:abstractNumId w:val="38"/>
  </w:num>
  <w:num w:numId="14">
    <w:abstractNumId w:val="6"/>
  </w:num>
  <w:num w:numId="15">
    <w:abstractNumId w:val="15"/>
  </w:num>
  <w:num w:numId="16">
    <w:abstractNumId w:val="39"/>
  </w:num>
  <w:num w:numId="17">
    <w:abstractNumId w:val="16"/>
  </w:num>
  <w:num w:numId="18">
    <w:abstractNumId w:val="30"/>
    <w:lvlOverride w:ilvl="0">
      <w:startOverride w:val="1"/>
    </w:lvlOverride>
  </w:num>
  <w:num w:numId="19">
    <w:abstractNumId w:val="30"/>
    <w:lvlOverride w:ilvl="0">
      <w:startOverride w:val="2"/>
    </w:lvlOverride>
  </w:num>
  <w:num w:numId="20">
    <w:abstractNumId w:val="30"/>
    <w:lvlOverride w:ilvl="0">
      <w:startOverride w:val="3"/>
    </w:lvlOverride>
  </w:num>
  <w:num w:numId="21">
    <w:abstractNumId w:val="30"/>
    <w:lvlOverride w:ilvl="0">
      <w:startOverride w:val="4"/>
    </w:lvlOverride>
  </w:num>
  <w:num w:numId="22">
    <w:abstractNumId w:val="20"/>
  </w:num>
  <w:num w:numId="23">
    <w:abstractNumId w:val="18"/>
  </w:num>
  <w:num w:numId="24">
    <w:abstractNumId w:val="37"/>
  </w:num>
  <w:num w:numId="25">
    <w:abstractNumId w:val="29"/>
  </w:num>
  <w:num w:numId="26">
    <w:abstractNumId w:val="4"/>
  </w:num>
  <w:num w:numId="27">
    <w:abstractNumId w:val="23"/>
  </w:num>
  <w:num w:numId="28">
    <w:abstractNumId w:val="33"/>
  </w:num>
  <w:num w:numId="29">
    <w:abstractNumId w:val="35"/>
    <w:lvlOverride w:ilvl="0">
      <w:startOverride w:val="1"/>
    </w:lvlOverride>
  </w:num>
  <w:num w:numId="30">
    <w:abstractNumId w:val="35"/>
    <w:lvlOverride w:ilvl="0">
      <w:startOverride w:val="2"/>
    </w:lvlOverride>
  </w:num>
  <w:num w:numId="31">
    <w:abstractNumId w:val="35"/>
    <w:lvlOverride w:ilvl="0">
      <w:startOverride w:val="3"/>
    </w:lvlOverride>
  </w:num>
  <w:num w:numId="32">
    <w:abstractNumId w:val="11"/>
  </w:num>
  <w:num w:numId="33">
    <w:abstractNumId w:val="21"/>
  </w:num>
  <w:num w:numId="34">
    <w:abstractNumId w:val="3"/>
  </w:num>
  <w:num w:numId="35">
    <w:abstractNumId w:val="26"/>
  </w:num>
  <w:num w:numId="36">
    <w:abstractNumId w:val="1"/>
  </w:num>
  <w:num w:numId="37">
    <w:abstractNumId w:val="24"/>
  </w:num>
  <w:num w:numId="38">
    <w:abstractNumId w:val="2"/>
  </w:num>
  <w:num w:numId="39">
    <w:abstractNumId w:val="0"/>
  </w:num>
  <w:num w:numId="40">
    <w:abstractNumId w:val="34"/>
  </w:num>
  <w:num w:numId="41">
    <w:abstractNumId w:val="14"/>
  </w:num>
  <w:num w:numId="42">
    <w:abstractNumId w:val="32"/>
  </w:num>
  <w:num w:numId="43">
    <w:abstractNumId w:val="5"/>
  </w:num>
  <w:num w:numId="44">
    <w:abstractNumId w:val="36"/>
  </w:num>
  <w:num w:numId="45">
    <w:abstractNumId w:val="40"/>
  </w:num>
  <w:num w:numId="46">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izan Alam">
    <w15:presenceInfo w15:providerId="Windows Live" w15:userId="2510d9b68cb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030B3"/>
    <w:rsid w:val="00011AE5"/>
    <w:rsid w:val="00020845"/>
    <w:rsid w:val="0002309A"/>
    <w:rsid w:val="00026C92"/>
    <w:rsid w:val="00040379"/>
    <w:rsid w:val="00040B56"/>
    <w:rsid w:val="000429D8"/>
    <w:rsid w:val="0005457F"/>
    <w:rsid w:val="00056915"/>
    <w:rsid w:val="00056B6E"/>
    <w:rsid w:val="000A2955"/>
    <w:rsid w:val="000B38A5"/>
    <w:rsid w:val="000B56E4"/>
    <w:rsid w:val="00100515"/>
    <w:rsid w:val="00106D39"/>
    <w:rsid w:val="00121A9F"/>
    <w:rsid w:val="001252A6"/>
    <w:rsid w:val="001267EE"/>
    <w:rsid w:val="00133F49"/>
    <w:rsid w:val="00145083"/>
    <w:rsid w:val="00162CD8"/>
    <w:rsid w:val="00164646"/>
    <w:rsid w:val="00165819"/>
    <w:rsid w:val="00165DB3"/>
    <w:rsid w:val="00166AAC"/>
    <w:rsid w:val="001732F2"/>
    <w:rsid w:val="00173BBE"/>
    <w:rsid w:val="00174D55"/>
    <w:rsid w:val="001821D6"/>
    <w:rsid w:val="00193CC4"/>
    <w:rsid w:val="00194C9C"/>
    <w:rsid w:val="001A1436"/>
    <w:rsid w:val="001B5FCF"/>
    <w:rsid w:val="001C070A"/>
    <w:rsid w:val="001C1625"/>
    <w:rsid w:val="001C2BD0"/>
    <w:rsid w:val="001C7DEB"/>
    <w:rsid w:val="001D2E04"/>
    <w:rsid w:val="001D64C4"/>
    <w:rsid w:val="001F7903"/>
    <w:rsid w:val="002010EF"/>
    <w:rsid w:val="00205D5D"/>
    <w:rsid w:val="00212F8A"/>
    <w:rsid w:val="002201A6"/>
    <w:rsid w:val="0023594E"/>
    <w:rsid w:val="00244868"/>
    <w:rsid w:val="00247AA4"/>
    <w:rsid w:val="00253A25"/>
    <w:rsid w:val="00257BB1"/>
    <w:rsid w:val="0027719F"/>
    <w:rsid w:val="00291820"/>
    <w:rsid w:val="002A732A"/>
    <w:rsid w:val="002B0E42"/>
    <w:rsid w:val="002B7249"/>
    <w:rsid w:val="002D0F19"/>
    <w:rsid w:val="002D5B8B"/>
    <w:rsid w:val="002D6311"/>
    <w:rsid w:val="002F7691"/>
    <w:rsid w:val="00302BA9"/>
    <w:rsid w:val="00307786"/>
    <w:rsid w:val="00312BEF"/>
    <w:rsid w:val="00317E69"/>
    <w:rsid w:val="00335D56"/>
    <w:rsid w:val="0035533B"/>
    <w:rsid w:val="0035659D"/>
    <w:rsid w:val="00357DF4"/>
    <w:rsid w:val="00380CD9"/>
    <w:rsid w:val="0038232D"/>
    <w:rsid w:val="00383C47"/>
    <w:rsid w:val="00385256"/>
    <w:rsid w:val="003B0F81"/>
    <w:rsid w:val="003D5C3B"/>
    <w:rsid w:val="003E4F29"/>
    <w:rsid w:val="00420498"/>
    <w:rsid w:val="00431949"/>
    <w:rsid w:val="00442AF7"/>
    <w:rsid w:val="004515D1"/>
    <w:rsid w:val="0045246A"/>
    <w:rsid w:val="00453893"/>
    <w:rsid w:val="0045399F"/>
    <w:rsid w:val="00453B2E"/>
    <w:rsid w:val="00474E6B"/>
    <w:rsid w:val="004C281E"/>
    <w:rsid w:val="004C65F2"/>
    <w:rsid w:val="004D54D8"/>
    <w:rsid w:val="004E1615"/>
    <w:rsid w:val="004E73E1"/>
    <w:rsid w:val="004F7E8D"/>
    <w:rsid w:val="005054C8"/>
    <w:rsid w:val="005111C3"/>
    <w:rsid w:val="00531B1C"/>
    <w:rsid w:val="00537177"/>
    <w:rsid w:val="00541FEA"/>
    <w:rsid w:val="00564E06"/>
    <w:rsid w:val="00573A46"/>
    <w:rsid w:val="0057497C"/>
    <w:rsid w:val="005A28F9"/>
    <w:rsid w:val="005A652E"/>
    <w:rsid w:val="005A6572"/>
    <w:rsid w:val="005B3E23"/>
    <w:rsid w:val="005D262D"/>
    <w:rsid w:val="005E5A0F"/>
    <w:rsid w:val="00603BDE"/>
    <w:rsid w:val="00615D23"/>
    <w:rsid w:val="00617E1A"/>
    <w:rsid w:val="006266C1"/>
    <w:rsid w:val="00631646"/>
    <w:rsid w:val="00633B49"/>
    <w:rsid w:val="006358D7"/>
    <w:rsid w:val="006365E0"/>
    <w:rsid w:val="00637EB3"/>
    <w:rsid w:val="006511DD"/>
    <w:rsid w:val="00660FBF"/>
    <w:rsid w:val="00662223"/>
    <w:rsid w:val="00671188"/>
    <w:rsid w:val="0068078F"/>
    <w:rsid w:val="00691D12"/>
    <w:rsid w:val="00694CE8"/>
    <w:rsid w:val="006A18C9"/>
    <w:rsid w:val="006B5ED3"/>
    <w:rsid w:val="006E76B8"/>
    <w:rsid w:val="00701032"/>
    <w:rsid w:val="007012EF"/>
    <w:rsid w:val="0070343A"/>
    <w:rsid w:val="007037DF"/>
    <w:rsid w:val="00706B06"/>
    <w:rsid w:val="00713987"/>
    <w:rsid w:val="00717338"/>
    <w:rsid w:val="00722DB9"/>
    <w:rsid w:val="00732DD1"/>
    <w:rsid w:val="00736018"/>
    <w:rsid w:val="00736CEC"/>
    <w:rsid w:val="00743D61"/>
    <w:rsid w:val="00746989"/>
    <w:rsid w:val="007542D4"/>
    <w:rsid w:val="0075521E"/>
    <w:rsid w:val="007772E1"/>
    <w:rsid w:val="007A1CAB"/>
    <w:rsid w:val="007A3773"/>
    <w:rsid w:val="007A6E70"/>
    <w:rsid w:val="007C00F2"/>
    <w:rsid w:val="007C1A50"/>
    <w:rsid w:val="007C4290"/>
    <w:rsid w:val="007D75B2"/>
    <w:rsid w:val="007E62F2"/>
    <w:rsid w:val="007F075F"/>
    <w:rsid w:val="007F3970"/>
    <w:rsid w:val="00801347"/>
    <w:rsid w:val="00803F85"/>
    <w:rsid w:val="00824B62"/>
    <w:rsid w:val="00825683"/>
    <w:rsid w:val="008336C9"/>
    <w:rsid w:val="008418B6"/>
    <w:rsid w:val="00852396"/>
    <w:rsid w:val="00874FEB"/>
    <w:rsid w:val="00896D4A"/>
    <w:rsid w:val="008A5684"/>
    <w:rsid w:val="008D2464"/>
    <w:rsid w:val="008D259F"/>
    <w:rsid w:val="008D75DD"/>
    <w:rsid w:val="008E7EC3"/>
    <w:rsid w:val="00924FF6"/>
    <w:rsid w:val="009352B2"/>
    <w:rsid w:val="009414C7"/>
    <w:rsid w:val="00965FE7"/>
    <w:rsid w:val="00972613"/>
    <w:rsid w:val="009829D9"/>
    <w:rsid w:val="009833C6"/>
    <w:rsid w:val="00993F3C"/>
    <w:rsid w:val="0099673D"/>
    <w:rsid w:val="009A01C1"/>
    <w:rsid w:val="009B28C5"/>
    <w:rsid w:val="009E11C2"/>
    <w:rsid w:val="009F193D"/>
    <w:rsid w:val="009F1F03"/>
    <w:rsid w:val="00A008B1"/>
    <w:rsid w:val="00A0473A"/>
    <w:rsid w:val="00A1559B"/>
    <w:rsid w:val="00A16CEE"/>
    <w:rsid w:val="00A40738"/>
    <w:rsid w:val="00A44AEE"/>
    <w:rsid w:val="00A47AEA"/>
    <w:rsid w:val="00A51D6A"/>
    <w:rsid w:val="00A547CD"/>
    <w:rsid w:val="00A67F18"/>
    <w:rsid w:val="00A775D0"/>
    <w:rsid w:val="00A857A6"/>
    <w:rsid w:val="00A91FE0"/>
    <w:rsid w:val="00AA1DCC"/>
    <w:rsid w:val="00AB764F"/>
    <w:rsid w:val="00AD0AC5"/>
    <w:rsid w:val="00AD3F5E"/>
    <w:rsid w:val="00AE251D"/>
    <w:rsid w:val="00B11B6B"/>
    <w:rsid w:val="00B1316C"/>
    <w:rsid w:val="00B209FD"/>
    <w:rsid w:val="00B60591"/>
    <w:rsid w:val="00B643A6"/>
    <w:rsid w:val="00B7286A"/>
    <w:rsid w:val="00B73029"/>
    <w:rsid w:val="00B80637"/>
    <w:rsid w:val="00B811C3"/>
    <w:rsid w:val="00B81670"/>
    <w:rsid w:val="00BB34E2"/>
    <w:rsid w:val="00BB729C"/>
    <w:rsid w:val="00BC6150"/>
    <w:rsid w:val="00BD007B"/>
    <w:rsid w:val="00BE371C"/>
    <w:rsid w:val="00BE3D03"/>
    <w:rsid w:val="00BE6513"/>
    <w:rsid w:val="00BF0F67"/>
    <w:rsid w:val="00BF2375"/>
    <w:rsid w:val="00C0112B"/>
    <w:rsid w:val="00C04CC3"/>
    <w:rsid w:val="00C056E9"/>
    <w:rsid w:val="00C11219"/>
    <w:rsid w:val="00C127DB"/>
    <w:rsid w:val="00C20A03"/>
    <w:rsid w:val="00C35B5F"/>
    <w:rsid w:val="00C401FA"/>
    <w:rsid w:val="00C43BD1"/>
    <w:rsid w:val="00C465F2"/>
    <w:rsid w:val="00C5015D"/>
    <w:rsid w:val="00C5403A"/>
    <w:rsid w:val="00C647DD"/>
    <w:rsid w:val="00C65B3E"/>
    <w:rsid w:val="00C83E2D"/>
    <w:rsid w:val="00C87AD7"/>
    <w:rsid w:val="00C910F5"/>
    <w:rsid w:val="00C9118E"/>
    <w:rsid w:val="00C930AC"/>
    <w:rsid w:val="00C952F9"/>
    <w:rsid w:val="00CA56DA"/>
    <w:rsid w:val="00CB3EBB"/>
    <w:rsid w:val="00CD4ECA"/>
    <w:rsid w:val="00CE55C5"/>
    <w:rsid w:val="00CF13D5"/>
    <w:rsid w:val="00D014CD"/>
    <w:rsid w:val="00D02322"/>
    <w:rsid w:val="00D10EB6"/>
    <w:rsid w:val="00D2051F"/>
    <w:rsid w:val="00D23144"/>
    <w:rsid w:val="00D33DE6"/>
    <w:rsid w:val="00D34365"/>
    <w:rsid w:val="00D37F4F"/>
    <w:rsid w:val="00D4390D"/>
    <w:rsid w:val="00D55993"/>
    <w:rsid w:val="00D859CD"/>
    <w:rsid w:val="00D87E14"/>
    <w:rsid w:val="00DA21F0"/>
    <w:rsid w:val="00DA7950"/>
    <w:rsid w:val="00DB738C"/>
    <w:rsid w:val="00DC054C"/>
    <w:rsid w:val="00DE3E3A"/>
    <w:rsid w:val="00DF3784"/>
    <w:rsid w:val="00DF67A7"/>
    <w:rsid w:val="00E04F58"/>
    <w:rsid w:val="00E1255A"/>
    <w:rsid w:val="00E45DB6"/>
    <w:rsid w:val="00E4673A"/>
    <w:rsid w:val="00E512E2"/>
    <w:rsid w:val="00E578DF"/>
    <w:rsid w:val="00E64C58"/>
    <w:rsid w:val="00E71509"/>
    <w:rsid w:val="00E72B33"/>
    <w:rsid w:val="00E73BD2"/>
    <w:rsid w:val="00E75A5A"/>
    <w:rsid w:val="00E77062"/>
    <w:rsid w:val="00E8155F"/>
    <w:rsid w:val="00EA24E6"/>
    <w:rsid w:val="00EA30CF"/>
    <w:rsid w:val="00EA3EC2"/>
    <w:rsid w:val="00EB1EC4"/>
    <w:rsid w:val="00ED05F1"/>
    <w:rsid w:val="00EE13D3"/>
    <w:rsid w:val="00EF12BB"/>
    <w:rsid w:val="00EF1E70"/>
    <w:rsid w:val="00EF72F6"/>
    <w:rsid w:val="00F05AF0"/>
    <w:rsid w:val="00F158E5"/>
    <w:rsid w:val="00F240D3"/>
    <w:rsid w:val="00F26029"/>
    <w:rsid w:val="00F27649"/>
    <w:rsid w:val="00F303AE"/>
    <w:rsid w:val="00F35001"/>
    <w:rsid w:val="00F50326"/>
    <w:rsid w:val="00F72FC6"/>
    <w:rsid w:val="00F85221"/>
    <w:rsid w:val="00FB08B7"/>
    <w:rsid w:val="00FB19AF"/>
    <w:rsid w:val="00FB369D"/>
    <w:rsid w:val="00FB3F89"/>
    <w:rsid w:val="00FB4F0F"/>
    <w:rsid w:val="00FB6D4D"/>
    <w:rsid w:val="00FC2278"/>
    <w:rsid w:val="00FC36E0"/>
    <w:rsid w:val="00FE0E65"/>
    <w:rsid w:val="00FE4E34"/>
    <w:rsid w:val="00FE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D5"/>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19AF"/>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CA56DA"/>
    <w:rPr>
      <w:color w:val="605E5C"/>
      <w:shd w:val="clear" w:color="auto" w:fill="E1DFDD"/>
    </w:rPr>
  </w:style>
  <w:style w:type="paragraph" w:styleId="Revision">
    <w:name w:val="Revision"/>
    <w:hidden/>
    <w:uiPriority w:val="99"/>
    <w:semiHidden/>
    <w:rsid w:val="00CA56DA"/>
    <w:pPr>
      <w:spacing w:after="0" w:line="240" w:lineRule="auto"/>
    </w:pPr>
    <w:rPr>
      <w:sz w:val="28"/>
    </w:rPr>
  </w:style>
  <w:style w:type="paragraph" w:styleId="TOC2">
    <w:name w:val="toc 2"/>
    <w:basedOn w:val="Normal"/>
    <w:next w:val="Normal"/>
    <w:autoRedefine/>
    <w:uiPriority w:val="39"/>
    <w:unhideWhenUsed/>
    <w:rsid w:val="00D55993"/>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65528847">
      <w:bodyDiv w:val="1"/>
      <w:marLeft w:val="0"/>
      <w:marRight w:val="0"/>
      <w:marTop w:val="0"/>
      <w:marBottom w:val="0"/>
      <w:divBdr>
        <w:top w:val="none" w:sz="0" w:space="0" w:color="auto"/>
        <w:left w:val="none" w:sz="0" w:space="0" w:color="auto"/>
        <w:bottom w:val="none" w:sz="0" w:space="0" w:color="auto"/>
        <w:right w:val="none" w:sz="0" w:space="0" w:color="auto"/>
      </w:divBdr>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8140</Words>
  <Characters>46402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12</cp:revision>
  <dcterms:created xsi:type="dcterms:W3CDTF">2025-10-22T21:00:00Z</dcterms:created>
  <dcterms:modified xsi:type="dcterms:W3CDTF">2025-10-28T14:46:00Z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