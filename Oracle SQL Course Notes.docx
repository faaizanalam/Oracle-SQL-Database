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300AF87D" w14:textId="4D205AB2" w:rsidR="005111C3"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235540" w:history="1">
            <w:r w:rsidR="005111C3" w:rsidRPr="00344E65">
              <w:rPr>
                <w:rStyle w:val="Hyperlink"/>
                <w:noProof/>
              </w:rPr>
              <w:t>Key points:</w:t>
            </w:r>
            <w:r w:rsidR="005111C3">
              <w:rPr>
                <w:noProof/>
                <w:webHidden/>
              </w:rPr>
              <w:tab/>
            </w:r>
            <w:r w:rsidR="005111C3">
              <w:rPr>
                <w:noProof/>
                <w:webHidden/>
              </w:rPr>
              <w:fldChar w:fldCharType="begin"/>
            </w:r>
            <w:r w:rsidR="005111C3">
              <w:rPr>
                <w:noProof/>
                <w:webHidden/>
              </w:rPr>
              <w:instrText xml:space="preserve"> PAGEREF _Toc212235540 \h </w:instrText>
            </w:r>
            <w:r w:rsidR="005111C3">
              <w:rPr>
                <w:noProof/>
                <w:webHidden/>
              </w:rPr>
            </w:r>
            <w:r w:rsidR="005111C3">
              <w:rPr>
                <w:noProof/>
                <w:webHidden/>
              </w:rPr>
              <w:fldChar w:fldCharType="separate"/>
            </w:r>
            <w:r w:rsidR="005111C3">
              <w:rPr>
                <w:noProof/>
                <w:webHidden/>
              </w:rPr>
              <w:t>2</w:t>
            </w:r>
            <w:r w:rsidR="005111C3">
              <w:rPr>
                <w:noProof/>
                <w:webHidden/>
              </w:rPr>
              <w:fldChar w:fldCharType="end"/>
            </w:r>
          </w:hyperlink>
        </w:p>
        <w:p w14:paraId="2FEBAE99" w14:textId="78F6988C" w:rsidR="005111C3" w:rsidRDefault="005111C3">
          <w:pPr>
            <w:pStyle w:val="TOC1"/>
            <w:tabs>
              <w:tab w:val="right" w:leader="dot" w:pos="9350"/>
            </w:tabs>
            <w:rPr>
              <w:rFonts w:eastAsiaTheme="minorEastAsia"/>
              <w:noProof/>
              <w:sz w:val="22"/>
            </w:rPr>
          </w:pPr>
          <w:hyperlink w:anchor="_Toc212235541" w:history="1">
            <w:r w:rsidRPr="00344E65">
              <w:rPr>
                <w:rStyle w:val="Hyperlink"/>
                <w:bCs/>
                <w:noProof/>
              </w:rPr>
              <w:t>Char Datatype:</w:t>
            </w:r>
            <w:r>
              <w:rPr>
                <w:noProof/>
                <w:webHidden/>
              </w:rPr>
              <w:tab/>
            </w:r>
            <w:r>
              <w:rPr>
                <w:noProof/>
                <w:webHidden/>
              </w:rPr>
              <w:fldChar w:fldCharType="begin"/>
            </w:r>
            <w:r>
              <w:rPr>
                <w:noProof/>
                <w:webHidden/>
              </w:rPr>
              <w:instrText xml:space="preserve"> PAGEREF _Toc212235541 \h </w:instrText>
            </w:r>
            <w:r>
              <w:rPr>
                <w:noProof/>
                <w:webHidden/>
              </w:rPr>
            </w:r>
            <w:r>
              <w:rPr>
                <w:noProof/>
                <w:webHidden/>
              </w:rPr>
              <w:fldChar w:fldCharType="separate"/>
            </w:r>
            <w:r>
              <w:rPr>
                <w:noProof/>
                <w:webHidden/>
              </w:rPr>
              <w:t>3</w:t>
            </w:r>
            <w:r>
              <w:rPr>
                <w:noProof/>
                <w:webHidden/>
              </w:rPr>
              <w:fldChar w:fldCharType="end"/>
            </w:r>
          </w:hyperlink>
        </w:p>
        <w:p w14:paraId="7F95FF97" w14:textId="5A4508CD" w:rsidR="005111C3" w:rsidRDefault="005111C3">
          <w:pPr>
            <w:pStyle w:val="TOC1"/>
            <w:tabs>
              <w:tab w:val="right" w:leader="dot" w:pos="9350"/>
            </w:tabs>
            <w:rPr>
              <w:rFonts w:eastAsiaTheme="minorEastAsia"/>
              <w:noProof/>
              <w:sz w:val="22"/>
            </w:rPr>
          </w:pPr>
          <w:hyperlink w:anchor="_Toc212235542" w:history="1">
            <w:r w:rsidRPr="00344E65">
              <w:rPr>
                <w:rStyle w:val="Hyperlink"/>
                <w:bCs/>
                <w:noProof/>
              </w:rPr>
              <w:t>Numeric Datatype:</w:t>
            </w:r>
            <w:r>
              <w:rPr>
                <w:noProof/>
                <w:webHidden/>
              </w:rPr>
              <w:tab/>
            </w:r>
            <w:r>
              <w:rPr>
                <w:noProof/>
                <w:webHidden/>
              </w:rPr>
              <w:fldChar w:fldCharType="begin"/>
            </w:r>
            <w:r>
              <w:rPr>
                <w:noProof/>
                <w:webHidden/>
              </w:rPr>
              <w:instrText xml:space="preserve"> PAGEREF _Toc212235542 \h </w:instrText>
            </w:r>
            <w:r>
              <w:rPr>
                <w:noProof/>
                <w:webHidden/>
              </w:rPr>
            </w:r>
            <w:r>
              <w:rPr>
                <w:noProof/>
                <w:webHidden/>
              </w:rPr>
              <w:fldChar w:fldCharType="separate"/>
            </w:r>
            <w:r>
              <w:rPr>
                <w:noProof/>
                <w:webHidden/>
              </w:rPr>
              <w:t>3</w:t>
            </w:r>
            <w:r>
              <w:rPr>
                <w:noProof/>
                <w:webHidden/>
              </w:rPr>
              <w:fldChar w:fldCharType="end"/>
            </w:r>
          </w:hyperlink>
        </w:p>
        <w:p w14:paraId="387B4628" w14:textId="00AD6224" w:rsidR="005111C3" w:rsidRDefault="005111C3">
          <w:pPr>
            <w:pStyle w:val="TOC1"/>
            <w:tabs>
              <w:tab w:val="right" w:leader="dot" w:pos="9350"/>
            </w:tabs>
            <w:rPr>
              <w:rFonts w:eastAsiaTheme="minorEastAsia"/>
              <w:noProof/>
              <w:sz w:val="22"/>
            </w:rPr>
          </w:pPr>
          <w:hyperlink w:anchor="_Toc212235543" w:history="1">
            <w:r w:rsidRPr="00344E65">
              <w:rPr>
                <w:rStyle w:val="Hyperlink"/>
                <w:bCs/>
                <w:noProof/>
              </w:rPr>
              <w:t>Long Datatype:</w:t>
            </w:r>
            <w:r>
              <w:rPr>
                <w:noProof/>
                <w:webHidden/>
              </w:rPr>
              <w:tab/>
            </w:r>
            <w:r>
              <w:rPr>
                <w:noProof/>
                <w:webHidden/>
              </w:rPr>
              <w:fldChar w:fldCharType="begin"/>
            </w:r>
            <w:r>
              <w:rPr>
                <w:noProof/>
                <w:webHidden/>
              </w:rPr>
              <w:instrText xml:space="preserve"> PAGEREF _Toc212235543 \h </w:instrText>
            </w:r>
            <w:r>
              <w:rPr>
                <w:noProof/>
                <w:webHidden/>
              </w:rPr>
            </w:r>
            <w:r>
              <w:rPr>
                <w:noProof/>
                <w:webHidden/>
              </w:rPr>
              <w:fldChar w:fldCharType="separate"/>
            </w:r>
            <w:r>
              <w:rPr>
                <w:noProof/>
                <w:webHidden/>
              </w:rPr>
              <w:t>3</w:t>
            </w:r>
            <w:r>
              <w:rPr>
                <w:noProof/>
                <w:webHidden/>
              </w:rPr>
              <w:fldChar w:fldCharType="end"/>
            </w:r>
          </w:hyperlink>
        </w:p>
        <w:p w14:paraId="6C3F4193" w14:textId="50FFC7C4" w:rsidR="005111C3" w:rsidRDefault="005111C3">
          <w:pPr>
            <w:pStyle w:val="TOC1"/>
            <w:tabs>
              <w:tab w:val="right" w:leader="dot" w:pos="9350"/>
            </w:tabs>
            <w:rPr>
              <w:rFonts w:eastAsiaTheme="minorEastAsia"/>
              <w:noProof/>
              <w:sz w:val="22"/>
            </w:rPr>
          </w:pPr>
          <w:hyperlink w:anchor="_Toc212235544" w:history="1">
            <w:r w:rsidRPr="00344E65">
              <w:rPr>
                <w:rStyle w:val="Hyperlink"/>
                <w:bCs/>
                <w:noProof/>
              </w:rPr>
              <w:t>Date Datatype:</w:t>
            </w:r>
            <w:r>
              <w:rPr>
                <w:noProof/>
                <w:webHidden/>
              </w:rPr>
              <w:tab/>
            </w:r>
            <w:r>
              <w:rPr>
                <w:noProof/>
                <w:webHidden/>
              </w:rPr>
              <w:fldChar w:fldCharType="begin"/>
            </w:r>
            <w:r>
              <w:rPr>
                <w:noProof/>
                <w:webHidden/>
              </w:rPr>
              <w:instrText xml:space="preserve"> PAGEREF _Toc212235544 \h </w:instrText>
            </w:r>
            <w:r>
              <w:rPr>
                <w:noProof/>
                <w:webHidden/>
              </w:rPr>
            </w:r>
            <w:r>
              <w:rPr>
                <w:noProof/>
                <w:webHidden/>
              </w:rPr>
              <w:fldChar w:fldCharType="separate"/>
            </w:r>
            <w:r>
              <w:rPr>
                <w:noProof/>
                <w:webHidden/>
              </w:rPr>
              <w:t>3</w:t>
            </w:r>
            <w:r>
              <w:rPr>
                <w:noProof/>
                <w:webHidden/>
              </w:rPr>
              <w:fldChar w:fldCharType="end"/>
            </w:r>
          </w:hyperlink>
        </w:p>
        <w:p w14:paraId="51C38476" w14:textId="471195D5" w:rsidR="005111C3" w:rsidRDefault="005111C3">
          <w:pPr>
            <w:pStyle w:val="TOC1"/>
            <w:tabs>
              <w:tab w:val="right" w:leader="dot" w:pos="9350"/>
            </w:tabs>
            <w:rPr>
              <w:rFonts w:eastAsiaTheme="minorEastAsia"/>
              <w:noProof/>
              <w:sz w:val="22"/>
            </w:rPr>
          </w:pPr>
          <w:hyperlink w:anchor="_Toc212235545" w:history="1">
            <w:r w:rsidRPr="00344E65">
              <w:rPr>
                <w:rStyle w:val="Hyperlink"/>
                <w:noProof/>
              </w:rPr>
              <w:t>RAW Datatype</w:t>
            </w:r>
            <w:r>
              <w:rPr>
                <w:noProof/>
                <w:webHidden/>
              </w:rPr>
              <w:tab/>
            </w:r>
            <w:r>
              <w:rPr>
                <w:noProof/>
                <w:webHidden/>
              </w:rPr>
              <w:fldChar w:fldCharType="begin"/>
            </w:r>
            <w:r>
              <w:rPr>
                <w:noProof/>
                <w:webHidden/>
              </w:rPr>
              <w:instrText xml:space="preserve"> PAGEREF _Toc212235545 \h </w:instrText>
            </w:r>
            <w:r>
              <w:rPr>
                <w:noProof/>
                <w:webHidden/>
              </w:rPr>
            </w:r>
            <w:r>
              <w:rPr>
                <w:noProof/>
                <w:webHidden/>
              </w:rPr>
              <w:fldChar w:fldCharType="separate"/>
            </w:r>
            <w:r>
              <w:rPr>
                <w:noProof/>
                <w:webHidden/>
              </w:rPr>
              <w:t>3</w:t>
            </w:r>
            <w:r>
              <w:rPr>
                <w:noProof/>
                <w:webHidden/>
              </w:rPr>
              <w:fldChar w:fldCharType="end"/>
            </w:r>
          </w:hyperlink>
        </w:p>
        <w:p w14:paraId="54BD779C" w14:textId="1207C6ED" w:rsidR="005111C3" w:rsidRDefault="005111C3">
          <w:pPr>
            <w:pStyle w:val="TOC1"/>
            <w:tabs>
              <w:tab w:val="right" w:leader="dot" w:pos="9350"/>
            </w:tabs>
            <w:rPr>
              <w:rFonts w:eastAsiaTheme="minorEastAsia"/>
              <w:noProof/>
              <w:sz w:val="22"/>
            </w:rPr>
          </w:pPr>
          <w:hyperlink w:anchor="_Toc212235546" w:history="1">
            <w:r w:rsidRPr="00344E65">
              <w:rPr>
                <w:rStyle w:val="Hyperlink"/>
                <w:noProof/>
              </w:rPr>
              <w:t>ROW ID DATATYPE</w:t>
            </w:r>
            <w:r>
              <w:rPr>
                <w:noProof/>
                <w:webHidden/>
              </w:rPr>
              <w:tab/>
            </w:r>
            <w:r>
              <w:rPr>
                <w:noProof/>
                <w:webHidden/>
              </w:rPr>
              <w:fldChar w:fldCharType="begin"/>
            </w:r>
            <w:r>
              <w:rPr>
                <w:noProof/>
                <w:webHidden/>
              </w:rPr>
              <w:instrText xml:space="preserve"> PAGEREF _Toc212235546 \h </w:instrText>
            </w:r>
            <w:r>
              <w:rPr>
                <w:noProof/>
                <w:webHidden/>
              </w:rPr>
            </w:r>
            <w:r>
              <w:rPr>
                <w:noProof/>
                <w:webHidden/>
              </w:rPr>
              <w:fldChar w:fldCharType="separate"/>
            </w:r>
            <w:r>
              <w:rPr>
                <w:noProof/>
                <w:webHidden/>
              </w:rPr>
              <w:t>3</w:t>
            </w:r>
            <w:r>
              <w:rPr>
                <w:noProof/>
                <w:webHidden/>
              </w:rPr>
              <w:fldChar w:fldCharType="end"/>
            </w:r>
          </w:hyperlink>
        </w:p>
        <w:p w14:paraId="03A28639" w14:textId="019FCEF5" w:rsidR="005111C3" w:rsidRDefault="005111C3">
          <w:pPr>
            <w:pStyle w:val="TOC1"/>
            <w:tabs>
              <w:tab w:val="right" w:leader="dot" w:pos="9350"/>
            </w:tabs>
            <w:rPr>
              <w:rFonts w:eastAsiaTheme="minorEastAsia"/>
              <w:noProof/>
              <w:sz w:val="22"/>
            </w:rPr>
          </w:pPr>
          <w:hyperlink w:anchor="_Toc212235547" w:history="1">
            <w:r w:rsidRPr="00344E65">
              <w:rPr>
                <w:rStyle w:val="Hyperlink"/>
                <w:noProof/>
              </w:rPr>
              <w:t>Classification of SQL Statement.</w:t>
            </w:r>
            <w:r>
              <w:rPr>
                <w:noProof/>
                <w:webHidden/>
              </w:rPr>
              <w:tab/>
            </w:r>
            <w:r>
              <w:rPr>
                <w:noProof/>
                <w:webHidden/>
              </w:rPr>
              <w:fldChar w:fldCharType="begin"/>
            </w:r>
            <w:r>
              <w:rPr>
                <w:noProof/>
                <w:webHidden/>
              </w:rPr>
              <w:instrText xml:space="preserve"> PAGEREF _Toc212235547 \h </w:instrText>
            </w:r>
            <w:r>
              <w:rPr>
                <w:noProof/>
                <w:webHidden/>
              </w:rPr>
            </w:r>
            <w:r>
              <w:rPr>
                <w:noProof/>
                <w:webHidden/>
              </w:rPr>
              <w:fldChar w:fldCharType="separate"/>
            </w:r>
            <w:r>
              <w:rPr>
                <w:noProof/>
                <w:webHidden/>
              </w:rPr>
              <w:t>3</w:t>
            </w:r>
            <w:r>
              <w:rPr>
                <w:noProof/>
                <w:webHidden/>
              </w:rPr>
              <w:fldChar w:fldCharType="end"/>
            </w:r>
          </w:hyperlink>
        </w:p>
        <w:p w14:paraId="0D03F76D" w14:textId="1E87078F" w:rsidR="005111C3" w:rsidRDefault="005111C3">
          <w:pPr>
            <w:pStyle w:val="TOC1"/>
            <w:tabs>
              <w:tab w:val="right" w:leader="dot" w:pos="9350"/>
            </w:tabs>
            <w:rPr>
              <w:rFonts w:eastAsiaTheme="minorEastAsia"/>
              <w:noProof/>
              <w:sz w:val="22"/>
            </w:rPr>
          </w:pPr>
          <w:hyperlink w:anchor="_Toc212235548" w:history="1">
            <w:r w:rsidRPr="00344E65">
              <w:rPr>
                <w:rStyle w:val="Hyperlink"/>
                <w:noProof/>
              </w:rPr>
              <w:t>Constraints</w:t>
            </w:r>
            <w:r>
              <w:rPr>
                <w:noProof/>
                <w:webHidden/>
              </w:rPr>
              <w:tab/>
            </w:r>
            <w:r>
              <w:rPr>
                <w:noProof/>
                <w:webHidden/>
              </w:rPr>
              <w:fldChar w:fldCharType="begin"/>
            </w:r>
            <w:r>
              <w:rPr>
                <w:noProof/>
                <w:webHidden/>
              </w:rPr>
              <w:instrText xml:space="preserve"> PAGEREF _Toc212235548 \h </w:instrText>
            </w:r>
            <w:r>
              <w:rPr>
                <w:noProof/>
                <w:webHidden/>
              </w:rPr>
            </w:r>
            <w:r>
              <w:rPr>
                <w:noProof/>
                <w:webHidden/>
              </w:rPr>
              <w:fldChar w:fldCharType="separate"/>
            </w:r>
            <w:r>
              <w:rPr>
                <w:noProof/>
                <w:webHidden/>
              </w:rPr>
              <w:t>3</w:t>
            </w:r>
            <w:r>
              <w:rPr>
                <w:noProof/>
                <w:webHidden/>
              </w:rPr>
              <w:fldChar w:fldCharType="end"/>
            </w:r>
          </w:hyperlink>
        </w:p>
        <w:p w14:paraId="6C37C558" w14:textId="7DD0A1A8" w:rsidR="005111C3" w:rsidRDefault="005111C3">
          <w:pPr>
            <w:pStyle w:val="TOC1"/>
            <w:tabs>
              <w:tab w:val="right" w:leader="dot" w:pos="9350"/>
            </w:tabs>
            <w:rPr>
              <w:rFonts w:eastAsiaTheme="minorEastAsia"/>
              <w:noProof/>
              <w:sz w:val="22"/>
            </w:rPr>
          </w:pPr>
          <w:hyperlink w:anchor="_Toc212235549" w:history="1">
            <w:r w:rsidRPr="00344E65">
              <w:rPr>
                <w:rStyle w:val="Hyperlink"/>
                <w:noProof/>
              </w:rPr>
              <w:t>Grants and Revoke (DCL)</w:t>
            </w:r>
            <w:r>
              <w:rPr>
                <w:noProof/>
                <w:webHidden/>
              </w:rPr>
              <w:tab/>
            </w:r>
            <w:r>
              <w:rPr>
                <w:noProof/>
                <w:webHidden/>
              </w:rPr>
              <w:fldChar w:fldCharType="begin"/>
            </w:r>
            <w:r>
              <w:rPr>
                <w:noProof/>
                <w:webHidden/>
              </w:rPr>
              <w:instrText xml:space="preserve"> PAGEREF _Toc212235549 \h </w:instrText>
            </w:r>
            <w:r>
              <w:rPr>
                <w:noProof/>
                <w:webHidden/>
              </w:rPr>
            </w:r>
            <w:r>
              <w:rPr>
                <w:noProof/>
                <w:webHidden/>
              </w:rPr>
              <w:fldChar w:fldCharType="separate"/>
            </w:r>
            <w:r>
              <w:rPr>
                <w:noProof/>
                <w:webHidden/>
              </w:rPr>
              <w:t>3</w:t>
            </w:r>
            <w:r>
              <w:rPr>
                <w:noProof/>
                <w:webHidden/>
              </w:rPr>
              <w:fldChar w:fldCharType="end"/>
            </w:r>
          </w:hyperlink>
        </w:p>
        <w:p w14:paraId="329ABC60" w14:textId="4295FBC4" w:rsidR="005111C3" w:rsidRDefault="005111C3">
          <w:pPr>
            <w:pStyle w:val="TOC1"/>
            <w:tabs>
              <w:tab w:val="right" w:leader="dot" w:pos="9350"/>
            </w:tabs>
            <w:rPr>
              <w:rFonts w:eastAsiaTheme="minorEastAsia"/>
              <w:noProof/>
              <w:sz w:val="22"/>
            </w:rPr>
          </w:pPr>
          <w:hyperlink w:anchor="_Toc212235550" w:history="1">
            <w:r w:rsidRPr="00344E65">
              <w:rPr>
                <w:rStyle w:val="Hyperlink"/>
                <w:noProof/>
              </w:rPr>
              <w:t>Comments</w:t>
            </w:r>
            <w:r>
              <w:rPr>
                <w:noProof/>
                <w:webHidden/>
              </w:rPr>
              <w:tab/>
            </w:r>
            <w:r>
              <w:rPr>
                <w:noProof/>
                <w:webHidden/>
              </w:rPr>
              <w:fldChar w:fldCharType="begin"/>
            </w:r>
            <w:r>
              <w:rPr>
                <w:noProof/>
                <w:webHidden/>
              </w:rPr>
              <w:instrText xml:space="preserve"> PAGEREF _Toc212235550 \h </w:instrText>
            </w:r>
            <w:r>
              <w:rPr>
                <w:noProof/>
                <w:webHidden/>
              </w:rPr>
            </w:r>
            <w:r>
              <w:rPr>
                <w:noProof/>
                <w:webHidden/>
              </w:rPr>
              <w:fldChar w:fldCharType="separate"/>
            </w:r>
            <w:r>
              <w:rPr>
                <w:noProof/>
                <w:webHidden/>
              </w:rPr>
              <w:t>3</w:t>
            </w:r>
            <w:r>
              <w:rPr>
                <w:noProof/>
                <w:webHidden/>
              </w:rPr>
              <w:fldChar w:fldCharType="end"/>
            </w:r>
          </w:hyperlink>
        </w:p>
        <w:p w14:paraId="75398F01" w14:textId="298A1F56" w:rsidR="005111C3" w:rsidRDefault="005111C3">
          <w:pPr>
            <w:pStyle w:val="TOC1"/>
            <w:tabs>
              <w:tab w:val="right" w:leader="dot" w:pos="9350"/>
            </w:tabs>
            <w:rPr>
              <w:rFonts w:eastAsiaTheme="minorEastAsia"/>
              <w:noProof/>
              <w:sz w:val="22"/>
            </w:rPr>
          </w:pPr>
          <w:hyperlink w:anchor="_Toc212235551" w:history="1">
            <w:r w:rsidRPr="00344E65">
              <w:rPr>
                <w:rStyle w:val="Hyperlink"/>
                <w:noProof/>
              </w:rPr>
              <w:t>Creating a table in SQL (DDL)</w:t>
            </w:r>
            <w:r>
              <w:rPr>
                <w:noProof/>
                <w:webHidden/>
              </w:rPr>
              <w:tab/>
            </w:r>
            <w:r>
              <w:rPr>
                <w:noProof/>
                <w:webHidden/>
              </w:rPr>
              <w:fldChar w:fldCharType="begin"/>
            </w:r>
            <w:r>
              <w:rPr>
                <w:noProof/>
                <w:webHidden/>
              </w:rPr>
              <w:instrText xml:space="preserve"> PAGEREF _Toc212235551 \h </w:instrText>
            </w:r>
            <w:r>
              <w:rPr>
                <w:noProof/>
                <w:webHidden/>
              </w:rPr>
            </w:r>
            <w:r>
              <w:rPr>
                <w:noProof/>
                <w:webHidden/>
              </w:rPr>
              <w:fldChar w:fldCharType="separate"/>
            </w:r>
            <w:r>
              <w:rPr>
                <w:noProof/>
                <w:webHidden/>
              </w:rPr>
              <w:t>3</w:t>
            </w:r>
            <w:r>
              <w:rPr>
                <w:noProof/>
                <w:webHidden/>
              </w:rPr>
              <w:fldChar w:fldCharType="end"/>
            </w:r>
          </w:hyperlink>
        </w:p>
        <w:p w14:paraId="3C301B4A" w14:textId="476B948A" w:rsidR="005111C3" w:rsidRDefault="005111C3">
          <w:pPr>
            <w:pStyle w:val="TOC1"/>
            <w:tabs>
              <w:tab w:val="right" w:leader="dot" w:pos="9350"/>
            </w:tabs>
            <w:rPr>
              <w:rFonts w:eastAsiaTheme="minorEastAsia"/>
              <w:noProof/>
              <w:sz w:val="22"/>
            </w:rPr>
          </w:pPr>
          <w:hyperlink w:anchor="_Toc212235552" w:history="1">
            <w:r w:rsidRPr="00344E65">
              <w:rPr>
                <w:rStyle w:val="Hyperlink"/>
                <w:noProof/>
              </w:rPr>
              <w:t>Alter Statement in SQL(DDL)</w:t>
            </w:r>
            <w:r>
              <w:rPr>
                <w:noProof/>
                <w:webHidden/>
              </w:rPr>
              <w:tab/>
            </w:r>
            <w:r>
              <w:rPr>
                <w:noProof/>
                <w:webHidden/>
              </w:rPr>
              <w:fldChar w:fldCharType="begin"/>
            </w:r>
            <w:r>
              <w:rPr>
                <w:noProof/>
                <w:webHidden/>
              </w:rPr>
              <w:instrText xml:space="preserve"> PAGEREF _Toc212235552 \h </w:instrText>
            </w:r>
            <w:r>
              <w:rPr>
                <w:noProof/>
                <w:webHidden/>
              </w:rPr>
            </w:r>
            <w:r>
              <w:rPr>
                <w:noProof/>
                <w:webHidden/>
              </w:rPr>
              <w:fldChar w:fldCharType="separate"/>
            </w:r>
            <w:r>
              <w:rPr>
                <w:noProof/>
                <w:webHidden/>
              </w:rPr>
              <w:t>3</w:t>
            </w:r>
            <w:r>
              <w:rPr>
                <w:noProof/>
                <w:webHidden/>
              </w:rPr>
              <w:fldChar w:fldCharType="end"/>
            </w:r>
          </w:hyperlink>
        </w:p>
        <w:p w14:paraId="1C93BE87" w14:textId="087846EB" w:rsidR="005111C3" w:rsidRDefault="005111C3">
          <w:pPr>
            <w:pStyle w:val="TOC1"/>
            <w:tabs>
              <w:tab w:val="right" w:leader="dot" w:pos="9350"/>
            </w:tabs>
            <w:rPr>
              <w:rFonts w:eastAsiaTheme="minorEastAsia"/>
              <w:noProof/>
              <w:sz w:val="22"/>
            </w:rPr>
          </w:pPr>
          <w:hyperlink w:anchor="_Toc212235553" w:history="1">
            <w:r w:rsidRPr="00344E65">
              <w:rPr>
                <w:rStyle w:val="Hyperlink"/>
                <w:noProof/>
              </w:rPr>
              <w:t>Dropping a Table (DDL)</w:t>
            </w:r>
            <w:r>
              <w:rPr>
                <w:noProof/>
                <w:webHidden/>
              </w:rPr>
              <w:tab/>
            </w:r>
            <w:r>
              <w:rPr>
                <w:noProof/>
                <w:webHidden/>
              </w:rPr>
              <w:fldChar w:fldCharType="begin"/>
            </w:r>
            <w:r>
              <w:rPr>
                <w:noProof/>
                <w:webHidden/>
              </w:rPr>
              <w:instrText xml:space="preserve"> PAGEREF _Toc212235553 \h </w:instrText>
            </w:r>
            <w:r>
              <w:rPr>
                <w:noProof/>
                <w:webHidden/>
              </w:rPr>
            </w:r>
            <w:r>
              <w:rPr>
                <w:noProof/>
                <w:webHidden/>
              </w:rPr>
              <w:fldChar w:fldCharType="separate"/>
            </w:r>
            <w:r>
              <w:rPr>
                <w:noProof/>
                <w:webHidden/>
              </w:rPr>
              <w:t>3</w:t>
            </w:r>
            <w:r>
              <w:rPr>
                <w:noProof/>
                <w:webHidden/>
              </w:rPr>
              <w:fldChar w:fldCharType="end"/>
            </w:r>
          </w:hyperlink>
        </w:p>
        <w:p w14:paraId="6B00EFF2" w14:textId="52A14F34" w:rsidR="005111C3" w:rsidRDefault="005111C3">
          <w:pPr>
            <w:pStyle w:val="TOC1"/>
            <w:tabs>
              <w:tab w:val="right" w:leader="dot" w:pos="9350"/>
            </w:tabs>
            <w:rPr>
              <w:rFonts w:eastAsiaTheme="minorEastAsia"/>
              <w:noProof/>
              <w:sz w:val="22"/>
            </w:rPr>
          </w:pPr>
          <w:hyperlink w:anchor="_Toc212235554" w:history="1">
            <w:r w:rsidRPr="00344E65">
              <w:rPr>
                <w:rStyle w:val="Hyperlink"/>
                <w:noProof/>
              </w:rPr>
              <w:t>TABLE SPACE AND DATAFILES</w:t>
            </w:r>
            <w:r>
              <w:rPr>
                <w:noProof/>
                <w:webHidden/>
              </w:rPr>
              <w:tab/>
            </w:r>
            <w:r>
              <w:rPr>
                <w:noProof/>
                <w:webHidden/>
              </w:rPr>
              <w:fldChar w:fldCharType="begin"/>
            </w:r>
            <w:r>
              <w:rPr>
                <w:noProof/>
                <w:webHidden/>
              </w:rPr>
              <w:instrText xml:space="preserve"> PAGEREF _Toc212235554 \h </w:instrText>
            </w:r>
            <w:r>
              <w:rPr>
                <w:noProof/>
                <w:webHidden/>
              </w:rPr>
            </w:r>
            <w:r>
              <w:rPr>
                <w:noProof/>
                <w:webHidden/>
              </w:rPr>
              <w:fldChar w:fldCharType="separate"/>
            </w:r>
            <w:r>
              <w:rPr>
                <w:noProof/>
                <w:webHidden/>
              </w:rPr>
              <w:t>3</w:t>
            </w:r>
            <w:r>
              <w:rPr>
                <w:noProof/>
                <w:webHidden/>
              </w:rPr>
              <w:fldChar w:fldCharType="end"/>
            </w:r>
          </w:hyperlink>
        </w:p>
        <w:p w14:paraId="1E020BE1" w14:textId="40858D5B" w:rsidR="005111C3" w:rsidRDefault="005111C3">
          <w:pPr>
            <w:pStyle w:val="TOC1"/>
            <w:tabs>
              <w:tab w:val="right" w:leader="dot" w:pos="9350"/>
            </w:tabs>
            <w:rPr>
              <w:rFonts w:eastAsiaTheme="minorEastAsia"/>
              <w:noProof/>
              <w:sz w:val="22"/>
            </w:rPr>
          </w:pPr>
          <w:hyperlink w:anchor="_Toc212235555" w:history="1">
            <w:r w:rsidRPr="00344E65">
              <w:rPr>
                <w:rStyle w:val="Hyperlink"/>
                <w:noProof/>
              </w:rPr>
              <w:t>Select Statement (DQL/DML)</w:t>
            </w:r>
            <w:r>
              <w:rPr>
                <w:noProof/>
                <w:webHidden/>
              </w:rPr>
              <w:tab/>
            </w:r>
            <w:r>
              <w:rPr>
                <w:noProof/>
                <w:webHidden/>
              </w:rPr>
              <w:fldChar w:fldCharType="begin"/>
            </w:r>
            <w:r>
              <w:rPr>
                <w:noProof/>
                <w:webHidden/>
              </w:rPr>
              <w:instrText xml:space="preserve"> PAGEREF _Toc212235555 \h </w:instrText>
            </w:r>
            <w:r>
              <w:rPr>
                <w:noProof/>
                <w:webHidden/>
              </w:rPr>
            </w:r>
            <w:r>
              <w:rPr>
                <w:noProof/>
                <w:webHidden/>
              </w:rPr>
              <w:fldChar w:fldCharType="separate"/>
            </w:r>
            <w:r>
              <w:rPr>
                <w:noProof/>
                <w:webHidden/>
              </w:rPr>
              <w:t>3</w:t>
            </w:r>
            <w:r>
              <w:rPr>
                <w:noProof/>
                <w:webHidden/>
              </w:rPr>
              <w:fldChar w:fldCharType="end"/>
            </w:r>
          </w:hyperlink>
        </w:p>
        <w:p w14:paraId="4F8E7F0B" w14:textId="66698599" w:rsidR="005111C3" w:rsidRDefault="005111C3">
          <w:pPr>
            <w:pStyle w:val="TOC1"/>
            <w:tabs>
              <w:tab w:val="right" w:leader="dot" w:pos="9350"/>
            </w:tabs>
            <w:rPr>
              <w:rFonts w:eastAsiaTheme="minorEastAsia"/>
              <w:noProof/>
              <w:sz w:val="22"/>
            </w:rPr>
          </w:pPr>
          <w:hyperlink w:anchor="_Toc212235556" w:history="1">
            <w:r w:rsidRPr="00344E65">
              <w:rPr>
                <w:rStyle w:val="Hyperlink"/>
                <w:noProof/>
              </w:rPr>
              <w:t>WHERE Clause</w:t>
            </w:r>
            <w:r>
              <w:rPr>
                <w:noProof/>
                <w:webHidden/>
              </w:rPr>
              <w:tab/>
            </w:r>
            <w:r>
              <w:rPr>
                <w:noProof/>
                <w:webHidden/>
              </w:rPr>
              <w:fldChar w:fldCharType="begin"/>
            </w:r>
            <w:r>
              <w:rPr>
                <w:noProof/>
                <w:webHidden/>
              </w:rPr>
              <w:instrText xml:space="preserve"> PAGEREF _Toc212235556 \h </w:instrText>
            </w:r>
            <w:r>
              <w:rPr>
                <w:noProof/>
                <w:webHidden/>
              </w:rPr>
            </w:r>
            <w:r>
              <w:rPr>
                <w:noProof/>
                <w:webHidden/>
              </w:rPr>
              <w:fldChar w:fldCharType="separate"/>
            </w:r>
            <w:r>
              <w:rPr>
                <w:noProof/>
                <w:webHidden/>
              </w:rPr>
              <w:t>3</w:t>
            </w:r>
            <w:r>
              <w:rPr>
                <w:noProof/>
                <w:webHidden/>
              </w:rPr>
              <w:fldChar w:fldCharType="end"/>
            </w:r>
          </w:hyperlink>
        </w:p>
        <w:p w14:paraId="28ACADB4" w14:textId="6B7BF016" w:rsidR="005111C3" w:rsidRDefault="005111C3">
          <w:pPr>
            <w:pStyle w:val="TOC1"/>
            <w:tabs>
              <w:tab w:val="right" w:leader="dot" w:pos="9350"/>
            </w:tabs>
            <w:rPr>
              <w:rFonts w:eastAsiaTheme="minorEastAsia"/>
              <w:noProof/>
              <w:sz w:val="22"/>
            </w:rPr>
          </w:pPr>
          <w:hyperlink w:anchor="_Toc212235557" w:history="1">
            <w:r w:rsidRPr="00344E65">
              <w:rPr>
                <w:rStyle w:val="Hyperlink"/>
                <w:noProof/>
              </w:rPr>
              <w:t>Insert Statement (DML)</w:t>
            </w:r>
            <w:r>
              <w:rPr>
                <w:noProof/>
                <w:webHidden/>
              </w:rPr>
              <w:tab/>
            </w:r>
            <w:r>
              <w:rPr>
                <w:noProof/>
                <w:webHidden/>
              </w:rPr>
              <w:fldChar w:fldCharType="begin"/>
            </w:r>
            <w:r>
              <w:rPr>
                <w:noProof/>
                <w:webHidden/>
              </w:rPr>
              <w:instrText xml:space="preserve"> PAGEREF _Toc212235557 \h </w:instrText>
            </w:r>
            <w:r>
              <w:rPr>
                <w:noProof/>
                <w:webHidden/>
              </w:rPr>
            </w:r>
            <w:r>
              <w:rPr>
                <w:noProof/>
                <w:webHidden/>
              </w:rPr>
              <w:fldChar w:fldCharType="separate"/>
            </w:r>
            <w:r>
              <w:rPr>
                <w:noProof/>
                <w:webHidden/>
              </w:rPr>
              <w:t>3</w:t>
            </w:r>
            <w:r>
              <w:rPr>
                <w:noProof/>
                <w:webHidden/>
              </w:rPr>
              <w:fldChar w:fldCharType="end"/>
            </w:r>
          </w:hyperlink>
        </w:p>
        <w:p w14:paraId="03908AAA" w14:textId="49507DE4" w:rsidR="005111C3" w:rsidRDefault="005111C3">
          <w:pPr>
            <w:pStyle w:val="TOC1"/>
            <w:tabs>
              <w:tab w:val="right" w:leader="dot" w:pos="9350"/>
            </w:tabs>
            <w:rPr>
              <w:rFonts w:eastAsiaTheme="minorEastAsia"/>
              <w:noProof/>
              <w:sz w:val="22"/>
            </w:rPr>
          </w:pPr>
          <w:hyperlink w:anchor="_Toc212235558" w:history="1">
            <w:r w:rsidRPr="00344E65">
              <w:rPr>
                <w:rStyle w:val="Hyperlink"/>
                <w:noProof/>
              </w:rPr>
              <w:t>Update Statement (DML)</w:t>
            </w:r>
            <w:r>
              <w:rPr>
                <w:noProof/>
                <w:webHidden/>
              </w:rPr>
              <w:tab/>
            </w:r>
            <w:r>
              <w:rPr>
                <w:noProof/>
                <w:webHidden/>
              </w:rPr>
              <w:fldChar w:fldCharType="begin"/>
            </w:r>
            <w:r>
              <w:rPr>
                <w:noProof/>
                <w:webHidden/>
              </w:rPr>
              <w:instrText xml:space="preserve"> PAGEREF _Toc212235558 \h </w:instrText>
            </w:r>
            <w:r>
              <w:rPr>
                <w:noProof/>
                <w:webHidden/>
              </w:rPr>
            </w:r>
            <w:r>
              <w:rPr>
                <w:noProof/>
                <w:webHidden/>
              </w:rPr>
              <w:fldChar w:fldCharType="separate"/>
            </w:r>
            <w:r>
              <w:rPr>
                <w:noProof/>
                <w:webHidden/>
              </w:rPr>
              <w:t>3</w:t>
            </w:r>
            <w:r>
              <w:rPr>
                <w:noProof/>
                <w:webHidden/>
              </w:rPr>
              <w:fldChar w:fldCharType="end"/>
            </w:r>
          </w:hyperlink>
        </w:p>
        <w:p w14:paraId="5B245F0B" w14:textId="0F65ED97" w:rsidR="005111C3" w:rsidRDefault="005111C3">
          <w:pPr>
            <w:pStyle w:val="TOC1"/>
            <w:tabs>
              <w:tab w:val="right" w:leader="dot" w:pos="9350"/>
            </w:tabs>
            <w:rPr>
              <w:rFonts w:eastAsiaTheme="minorEastAsia"/>
              <w:noProof/>
              <w:sz w:val="22"/>
            </w:rPr>
          </w:pPr>
          <w:hyperlink w:anchor="_Toc212235559" w:history="1">
            <w:r w:rsidRPr="00344E65">
              <w:rPr>
                <w:rStyle w:val="Hyperlink"/>
                <w:noProof/>
              </w:rPr>
              <w:t>Delete Statement (DML)</w:t>
            </w:r>
            <w:r>
              <w:rPr>
                <w:noProof/>
                <w:webHidden/>
              </w:rPr>
              <w:tab/>
            </w:r>
            <w:r>
              <w:rPr>
                <w:noProof/>
                <w:webHidden/>
              </w:rPr>
              <w:fldChar w:fldCharType="begin"/>
            </w:r>
            <w:r>
              <w:rPr>
                <w:noProof/>
                <w:webHidden/>
              </w:rPr>
              <w:instrText xml:space="preserve"> PAGEREF _Toc212235559 \h </w:instrText>
            </w:r>
            <w:r>
              <w:rPr>
                <w:noProof/>
                <w:webHidden/>
              </w:rPr>
            </w:r>
            <w:r>
              <w:rPr>
                <w:noProof/>
                <w:webHidden/>
              </w:rPr>
              <w:fldChar w:fldCharType="separate"/>
            </w:r>
            <w:r>
              <w:rPr>
                <w:noProof/>
                <w:webHidden/>
              </w:rPr>
              <w:t>3</w:t>
            </w:r>
            <w:r>
              <w:rPr>
                <w:noProof/>
                <w:webHidden/>
              </w:rPr>
              <w:fldChar w:fldCharType="end"/>
            </w:r>
          </w:hyperlink>
        </w:p>
        <w:p w14:paraId="1D5F072F" w14:textId="61052A49" w:rsidR="005111C3" w:rsidRDefault="005111C3">
          <w:pPr>
            <w:pStyle w:val="TOC1"/>
            <w:tabs>
              <w:tab w:val="right" w:leader="dot" w:pos="9350"/>
            </w:tabs>
            <w:rPr>
              <w:rFonts w:eastAsiaTheme="minorEastAsia"/>
              <w:noProof/>
              <w:sz w:val="22"/>
            </w:rPr>
          </w:pPr>
          <w:hyperlink w:anchor="_Toc212235560" w:history="1">
            <w:r w:rsidRPr="00344E65">
              <w:rPr>
                <w:rStyle w:val="Hyperlink"/>
                <w:noProof/>
              </w:rPr>
              <w:t>Truncate in SQL (DDL)</w:t>
            </w:r>
            <w:r>
              <w:rPr>
                <w:noProof/>
                <w:webHidden/>
              </w:rPr>
              <w:tab/>
            </w:r>
            <w:r>
              <w:rPr>
                <w:noProof/>
                <w:webHidden/>
              </w:rPr>
              <w:fldChar w:fldCharType="begin"/>
            </w:r>
            <w:r>
              <w:rPr>
                <w:noProof/>
                <w:webHidden/>
              </w:rPr>
              <w:instrText xml:space="preserve"> PAGEREF _Toc212235560 \h </w:instrText>
            </w:r>
            <w:r>
              <w:rPr>
                <w:noProof/>
                <w:webHidden/>
              </w:rPr>
            </w:r>
            <w:r>
              <w:rPr>
                <w:noProof/>
                <w:webHidden/>
              </w:rPr>
              <w:fldChar w:fldCharType="separate"/>
            </w:r>
            <w:r>
              <w:rPr>
                <w:noProof/>
                <w:webHidden/>
              </w:rPr>
              <w:t>3</w:t>
            </w:r>
            <w:r>
              <w:rPr>
                <w:noProof/>
                <w:webHidden/>
              </w:rPr>
              <w:fldChar w:fldCharType="end"/>
            </w:r>
          </w:hyperlink>
        </w:p>
        <w:p w14:paraId="61A355E9" w14:textId="33B1FCDF" w:rsidR="005111C3" w:rsidRDefault="005111C3">
          <w:pPr>
            <w:pStyle w:val="TOC1"/>
            <w:tabs>
              <w:tab w:val="right" w:leader="dot" w:pos="9350"/>
            </w:tabs>
            <w:rPr>
              <w:rFonts w:eastAsiaTheme="minorEastAsia"/>
              <w:noProof/>
              <w:sz w:val="22"/>
            </w:rPr>
          </w:pPr>
          <w:hyperlink w:anchor="_Toc212235561" w:history="1">
            <w:r w:rsidRPr="00344E65">
              <w:rPr>
                <w:rStyle w:val="Hyperlink"/>
                <w:noProof/>
              </w:rPr>
              <w:t>TCL (Transaction Control Language)</w:t>
            </w:r>
            <w:r>
              <w:rPr>
                <w:noProof/>
                <w:webHidden/>
              </w:rPr>
              <w:tab/>
            </w:r>
            <w:r>
              <w:rPr>
                <w:noProof/>
                <w:webHidden/>
              </w:rPr>
              <w:fldChar w:fldCharType="begin"/>
            </w:r>
            <w:r>
              <w:rPr>
                <w:noProof/>
                <w:webHidden/>
              </w:rPr>
              <w:instrText xml:space="preserve"> PAGEREF _Toc212235561 \h </w:instrText>
            </w:r>
            <w:r>
              <w:rPr>
                <w:noProof/>
                <w:webHidden/>
              </w:rPr>
            </w:r>
            <w:r>
              <w:rPr>
                <w:noProof/>
                <w:webHidden/>
              </w:rPr>
              <w:fldChar w:fldCharType="separate"/>
            </w:r>
            <w:r>
              <w:rPr>
                <w:noProof/>
                <w:webHidden/>
              </w:rPr>
              <w:t>3</w:t>
            </w:r>
            <w:r>
              <w:rPr>
                <w:noProof/>
                <w:webHidden/>
              </w:rPr>
              <w:fldChar w:fldCharType="end"/>
            </w:r>
          </w:hyperlink>
        </w:p>
        <w:p w14:paraId="5223C28E" w14:textId="59D323BA" w:rsidR="005111C3" w:rsidRDefault="005111C3">
          <w:pPr>
            <w:pStyle w:val="TOC1"/>
            <w:tabs>
              <w:tab w:val="right" w:leader="dot" w:pos="9350"/>
            </w:tabs>
            <w:rPr>
              <w:rFonts w:eastAsiaTheme="minorEastAsia"/>
              <w:noProof/>
              <w:sz w:val="22"/>
            </w:rPr>
          </w:pPr>
          <w:hyperlink w:anchor="_Toc212235562" w:history="1">
            <w:r w:rsidRPr="00344E65">
              <w:rPr>
                <w:rStyle w:val="Hyperlink"/>
                <w:noProof/>
              </w:rPr>
              <w:t>Merge Statement</w:t>
            </w:r>
            <w:r>
              <w:rPr>
                <w:noProof/>
                <w:webHidden/>
              </w:rPr>
              <w:tab/>
            </w:r>
            <w:r>
              <w:rPr>
                <w:noProof/>
                <w:webHidden/>
              </w:rPr>
              <w:fldChar w:fldCharType="begin"/>
            </w:r>
            <w:r>
              <w:rPr>
                <w:noProof/>
                <w:webHidden/>
              </w:rPr>
              <w:instrText xml:space="preserve"> PAGEREF _Toc212235562 \h </w:instrText>
            </w:r>
            <w:r>
              <w:rPr>
                <w:noProof/>
                <w:webHidden/>
              </w:rPr>
            </w:r>
            <w:r>
              <w:rPr>
                <w:noProof/>
                <w:webHidden/>
              </w:rPr>
              <w:fldChar w:fldCharType="separate"/>
            </w:r>
            <w:r>
              <w:rPr>
                <w:noProof/>
                <w:webHidden/>
              </w:rPr>
              <w:t>3</w:t>
            </w:r>
            <w:r>
              <w:rPr>
                <w:noProof/>
                <w:webHidden/>
              </w:rPr>
              <w:fldChar w:fldCharType="end"/>
            </w:r>
          </w:hyperlink>
        </w:p>
        <w:p w14:paraId="40EBA58A" w14:textId="7CFECE8B" w:rsidR="005111C3" w:rsidRDefault="005111C3">
          <w:pPr>
            <w:pStyle w:val="TOC1"/>
            <w:tabs>
              <w:tab w:val="right" w:leader="dot" w:pos="9350"/>
            </w:tabs>
            <w:rPr>
              <w:rFonts w:eastAsiaTheme="minorEastAsia"/>
              <w:noProof/>
              <w:sz w:val="22"/>
            </w:rPr>
          </w:pPr>
          <w:hyperlink w:anchor="_Toc212235563" w:history="1">
            <w:r w:rsidRPr="00344E65">
              <w:rPr>
                <w:rStyle w:val="Hyperlink"/>
                <w:noProof/>
              </w:rPr>
              <w:t>Order by clause</w:t>
            </w:r>
            <w:r>
              <w:rPr>
                <w:noProof/>
                <w:webHidden/>
              </w:rPr>
              <w:tab/>
            </w:r>
            <w:r>
              <w:rPr>
                <w:noProof/>
                <w:webHidden/>
              </w:rPr>
              <w:fldChar w:fldCharType="begin"/>
            </w:r>
            <w:r>
              <w:rPr>
                <w:noProof/>
                <w:webHidden/>
              </w:rPr>
              <w:instrText xml:space="preserve"> PAGEREF _Toc212235563 \h </w:instrText>
            </w:r>
            <w:r>
              <w:rPr>
                <w:noProof/>
                <w:webHidden/>
              </w:rPr>
            </w:r>
            <w:r>
              <w:rPr>
                <w:noProof/>
                <w:webHidden/>
              </w:rPr>
              <w:fldChar w:fldCharType="separate"/>
            </w:r>
            <w:r>
              <w:rPr>
                <w:noProof/>
                <w:webHidden/>
              </w:rPr>
              <w:t>3</w:t>
            </w:r>
            <w:r>
              <w:rPr>
                <w:noProof/>
                <w:webHidden/>
              </w:rPr>
              <w:fldChar w:fldCharType="end"/>
            </w:r>
          </w:hyperlink>
        </w:p>
        <w:p w14:paraId="2B3A84D0" w14:textId="4AAC247F" w:rsidR="005111C3" w:rsidRDefault="005111C3">
          <w:pPr>
            <w:pStyle w:val="TOC1"/>
            <w:tabs>
              <w:tab w:val="right" w:leader="dot" w:pos="9350"/>
            </w:tabs>
            <w:rPr>
              <w:rFonts w:eastAsiaTheme="minorEastAsia"/>
              <w:noProof/>
              <w:sz w:val="22"/>
            </w:rPr>
          </w:pPr>
          <w:hyperlink w:anchor="_Toc212235564" w:history="1">
            <w:r w:rsidRPr="00344E65">
              <w:rPr>
                <w:rStyle w:val="Hyperlink"/>
                <w:noProof/>
              </w:rPr>
              <w:t>SQL JOINS</w:t>
            </w:r>
            <w:r>
              <w:rPr>
                <w:noProof/>
                <w:webHidden/>
              </w:rPr>
              <w:tab/>
            </w:r>
            <w:r>
              <w:rPr>
                <w:noProof/>
                <w:webHidden/>
              </w:rPr>
              <w:fldChar w:fldCharType="begin"/>
            </w:r>
            <w:r>
              <w:rPr>
                <w:noProof/>
                <w:webHidden/>
              </w:rPr>
              <w:instrText xml:space="preserve"> PAGEREF _Toc212235564 \h </w:instrText>
            </w:r>
            <w:r>
              <w:rPr>
                <w:noProof/>
                <w:webHidden/>
              </w:rPr>
            </w:r>
            <w:r>
              <w:rPr>
                <w:noProof/>
                <w:webHidden/>
              </w:rPr>
              <w:fldChar w:fldCharType="separate"/>
            </w:r>
            <w:r>
              <w:rPr>
                <w:noProof/>
                <w:webHidden/>
              </w:rPr>
              <w:t>3</w:t>
            </w:r>
            <w:r>
              <w:rPr>
                <w:noProof/>
                <w:webHidden/>
              </w:rPr>
              <w:fldChar w:fldCharType="end"/>
            </w:r>
          </w:hyperlink>
        </w:p>
        <w:p w14:paraId="7F05E5B1" w14:textId="41D247A1" w:rsidR="005111C3" w:rsidRDefault="005111C3">
          <w:pPr>
            <w:pStyle w:val="TOC2"/>
            <w:tabs>
              <w:tab w:val="right" w:leader="dot" w:pos="9350"/>
            </w:tabs>
            <w:rPr>
              <w:rFonts w:eastAsiaTheme="minorEastAsia"/>
              <w:noProof/>
              <w:sz w:val="22"/>
            </w:rPr>
          </w:pPr>
          <w:hyperlink w:anchor="_Toc212235565" w:history="1">
            <w:r w:rsidRPr="00344E65">
              <w:rPr>
                <w:rStyle w:val="Hyperlink"/>
                <w:noProof/>
              </w:rPr>
              <w:t>Natural Joins</w:t>
            </w:r>
            <w:r>
              <w:rPr>
                <w:noProof/>
                <w:webHidden/>
              </w:rPr>
              <w:tab/>
            </w:r>
            <w:r>
              <w:rPr>
                <w:noProof/>
                <w:webHidden/>
              </w:rPr>
              <w:fldChar w:fldCharType="begin"/>
            </w:r>
            <w:r>
              <w:rPr>
                <w:noProof/>
                <w:webHidden/>
              </w:rPr>
              <w:instrText xml:space="preserve"> PAGEREF _Toc212235565 \h </w:instrText>
            </w:r>
            <w:r>
              <w:rPr>
                <w:noProof/>
                <w:webHidden/>
              </w:rPr>
            </w:r>
            <w:r>
              <w:rPr>
                <w:noProof/>
                <w:webHidden/>
              </w:rPr>
              <w:fldChar w:fldCharType="separate"/>
            </w:r>
            <w:r>
              <w:rPr>
                <w:noProof/>
                <w:webHidden/>
              </w:rPr>
              <w:t>3</w:t>
            </w:r>
            <w:r>
              <w:rPr>
                <w:noProof/>
                <w:webHidden/>
              </w:rPr>
              <w:fldChar w:fldCharType="end"/>
            </w:r>
          </w:hyperlink>
        </w:p>
        <w:p w14:paraId="2049B81B" w14:textId="46AE1ADC" w:rsidR="005111C3" w:rsidRDefault="005111C3">
          <w:pPr>
            <w:pStyle w:val="TOC2"/>
            <w:tabs>
              <w:tab w:val="right" w:leader="dot" w:pos="9350"/>
            </w:tabs>
            <w:rPr>
              <w:rFonts w:eastAsiaTheme="minorEastAsia"/>
              <w:noProof/>
              <w:sz w:val="22"/>
            </w:rPr>
          </w:pPr>
          <w:hyperlink w:anchor="_Toc212235566" w:history="1">
            <w:r w:rsidRPr="00344E65">
              <w:rPr>
                <w:rStyle w:val="Hyperlink"/>
                <w:noProof/>
              </w:rPr>
              <w:t>SQL SELF JOIN</w:t>
            </w:r>
            <w:r>
              <w:rPr>
                <w:noProof/>
                <w:webHidden/>
              </w:rPr>
              <w:tab/>
            </w:r>
            <w:r>
              <w:rPr>
                <w:noProof/>
                <w:webHidden/>
              </w:rPr>
              <w:fldChar w:fldCharType="begin"/>
            </w:r>
            <w:r>
              <w:rPr>
                <w:noProof/>
                <w:webHidden/>
              </w:rPr>
              <w:instrText xml:space="preserve"> PAGEREF _Toc212235566 \h </w:instrText>
            </w:r>
            <w:r>
              <w:rPr>
                <w:noProof/>
                <w:webHidden/>
              </w:rPr>
            </w:r>
            <w:r>
              <w:rPr>
                <w:noProof/>
                <w:webHidden/>
              </w:rPr>
              <w:fldChar w:fldCharType="separate"/>
            </w:r>
            <w:r>
              <w:rPr>
                <w:noProof/>
                <w:webHidden/>
              </w:rPr>
              <w:t>3</w:t>
            </w:r>
            <w:r>
              <w:rPr>
                <w:noProof/>
                <w:webHidden/>
              </w:rPr>
              <w:fldChar w:fldCharType="end"/>
            </w:r>
          </w:hyperlink>
        </w:p>
        <w:p w14:paraId="4728A093" w14:textId="5E63B12E" w:rsidR="005111C3" w:rsidRDefault="005111C3">
          <w:pPr>
            <w:pStyle w:val="TOC2"/>
            <w:tabs>
              <w:tab w:val="right" w:leader="dot" w:pos="9350"/>
            </w:tabs>
            <w:rPr>
              <w:rFonts w:eastAsiaTheme="minorEastAsia"/>
              <w:noProof/>
              <w:sz w:val="22"/>
            </w:rPr>
          </w:pPr>
          <w:hyperlink w:anchor="_Toc212235567" w:history="1">
            <w:r w:rsidRPr="00344E65">
              <w:rPr>
                <w:rStyle w:val="Hyperlink"/>
                <w:noProof/>
              </w:rPr>
              <w:t>SQL EQUI JOIN</w:t>
            </w:r>
            <w:r>
              <w:rPr>
                <w:noProof/>
                <w:webHidden/>
              </w:rPr>
              <w:tab/>
            </w:r>
            <w:r>
              <w:rPr>
                <w:noProof/>
                <w:webHidden/>
              </w:rPr>
              <w:fldChar w:fldCharType="begin"/>
            </w:r>
            <w:r>
              <w:rPr>
                <w:noProof/>
                <w:webHidden/>
              </w:rPr>
              <w:instrText xml:space="preserve"> PAGEREF _Toc212235567 \h </w:instrText>
            </w:r>
            <w:r>
              <w:rPr>
                <w:noProof/>
                <w:webHidden/>
              </w:rPr>
            </w:r>
            <w:r>
              <w:rPr>
                <w:noProof/>
                <w:webHidden/>
              </w:rPr>
              <w:fldChar w:fldCharType="separate"/>
            </w:r>
            <w:r>
              <w:rPr>
                <w:noProof/>
                <w:webHidden/>
              </w:rPr>
              <w:t>3</w:t>
            </w:r>
            <w:r>
              <w:rPr>
                <w:noProof/>
                <w:webHidden/>
              </w:rPr>
              <w:fldChar w:fldCharType="end"/>
            </w:r>
          </w:hyperlink>
        </w:p>
        <w:p w14:paraId="7CA50D27" w14:textId="553850E8" w:rsidR="005111C3" w:rsidRDefault="005111C3">
          <w:pPr>
            <w:pStyle w:val="TOC2"/>
            <w:tabs>
              <w:tab w:val="right" w:leader="dot" w:pos="9350"/>
            </w:tabs>
            <w:rPr>
              <w:rFonts w:eastAsiaTheme="minorEastAsia"/>
              <w:noProof/>
              <w:sz w:val="22"/>
            </w:rPr>
          </w:pPr>
          <w:hyperlink w:anchor="_Toc212235568" w:history="1">
            <w:r w:rsidRPr="00344E65">
              <w:rPr>
                <w:rStyle w:val="Hyperlink"/>
                <w:noProof/>
              </w:rPr>
              <w:t>LEFT OUTER JOIN IN SQL</w:t>
            </w:r>
            <w:r>
              <w:rPr>
                <w:noProof/>
                <w:webHidden/>
              </w:rPr>
              <w:tab/>
            </w:r>
            <w:r>
              <w:rPr>
                <w:noProof/>
                <w:webHidden/>
              </w:rPr>
              <w:fldChar w:fldCharType="begin"/>
            </w:r>
            <w:r>
              <w:rPr>
                <w:noProof/>
                <w:webHidden/>
              </w:rPr>
              <w:instrText xml:space="preserve"> PAGEREF _Toc212235568 \h </w:instrText>
            </w:r>
            <w:r>
              <w:rPr>
                <w:noProof/>
                <w:webHidden/>
              </w:rPr>
            </w:r>
            <w:r>
              <w:rPr>
                <w:noProof/>
                <w:webHidden/>
              </w:rPr>
              <w:fldChar w:fldCharType="separate"/>
            </w:r>
            <w:r>
              <w:rPr>
                <w:noProof/>
                <w:webHidden/>
              </w:rPr>
              <w:t>3</w:t>
            </w:r>
            <w:r>
              <w:rPr>
                <w:noProof/>
                <w:webHidden/>
              </w:rPr>
              <w:fldChar w:fldCharType="end"/>
            </w:r>
          </w:hyperlink>
        </w:p>
        <w:p w14:paraId="62F684A1" w14:textId="7EBB9205" w:rsidR="005111C3" w:rsidRDefault="005111C3">
          <w:pPr>
            <w:pStyle w:val="TOC2"/>
            <w:tabs>
              <w:tab w:val="right" w:leader="dot" w:pos="9350"/>
            </w:tabs>
            <w:rPr>
              <w:rFonts w:eastAsiaTheme="minorEastAsia"/>
              <w:noProof/>
              <w:sz w:val="22"/>
            </w:rPr>
          </w:pPr>
          <w:hyperlink w:anchor="_Toc212235569" w:history="1">
            <w:r w:rsidRPr="00344E65">
              <w:rPr>
                <w:rStyle w:val="Hyperlink"/>
                <w:noProof/>
              </w:rPr>
              <w:t>RIGHT OUTER JOIN IN SQL</w:t>
            </w:r>
            <w:r>
              <w:rPr>
                <w:noProof/>
                <w:webHidden/>
              </w:rPr>
              <w:tab/>
            </w:r>
            <w:r>
              <w:rPr>
                <w:noProof/>
                <w:webHidden/>
              </w:rPr>
              <w:fldChar w:fldCharType="begin"/>
            </w:r>
            <w:r>
              <w:rPr>
                <w:noProof/>
                <w:webHidden/>
              </w:rPr>
              <w:instrText xml:space="preserve"> PAGEREF _Toc212235569 \h </w:instrText>
            </w:r>
            <w:r>
              <w:rPr>
                <w:noProof/>
                <w:webHidden/>
              </w:rPr>
            </w:r>
            <w:r>
              <w:rPr>
                <w:noProof/>
                <w:webHidden/>
              </w:rPr>
              <w:fldChar w:fldCharType="separate"/>
            </w:r>
            <w:r>
              <w:rPr>
                <w:noProof/>
                <w:webHidden/>
              </w:rPr>
              <w:t>3</w:t>
            </w:r>
            <w:r>
              <w:rPr>
                <w:noProof/>
                <w:webHidden/>
              </w:rPr>
              <w:fldChar w:fldCharType="end"/>
            </w:r>
          </w:hyperlink>
        </w:p>
        <w:p w14:paraId="264B113F" w14:textId="70E49DDA" w:rsidR="005111C3" w:rsidRDefault="005111C3">
          <w:pPr>
            <w:pStyle w:val="TOC2"/>
            <w:tabs>
              <w:tab w:val="right" w:leader="dot" w:pos="9350"/>
            </w:tabs>
            <w:rPr>
              <w:rFonts w:eastAsiaTheme="minorEastAsia"/>
              <w:noProof/>
              <w:sz w:val="22"/>
            </w:rPr>
          </w:pPr>
          <w:hyperlink w:anchor="_Toc212235570" w:history="1">
            <w:r w:rsidRPr="00344E65">
              <w:rPr>
                <w:rStyle w:val="Hyperlink"/>
                <w:noProof/>
              </w:rPr>
              <w:t>FULL OUTER JOIN IN SQL</w:t>
            </w:r>
            <w:r>
              <w:rPr>
                <w:noProof/>
                <w:webHidden/>
              </w:rPr>
              <w:tab/>
            </w:r>
            <w:r>
              <w:rPr>
                <w:noProof/>
                <w:webHidden/>
              </w:rPr>
              <w:fldChar w:fldCharType="begin"/>
            </w:r>
            <w:r>
              <w:rPr>
                <w:noProof/>
                <w:webHidden/>
              </w:rPr>
              <w:instrText xml:space="preserve"> PAGEREF _Toc212235570 \h </w:instrText>
            </w:r>
            <w:r>
              <w:rPr>
                <w:noProof/>
                <w:webHidden/>
              </w:rPr>
            </w:r>
            <w:r>
              <w:rPr>
                <w:noProof/>
                <w:webHidden/>
              </w:rPr>
              <w:fldChar w:fldCharType="separate"/>
            </w:r>
            <w:r>
              <w:rPr>
                <w:noProof/>
                <w:webHidden/>
              </w:rPr>
              <w:t>3</w:t>
            </w:r>
            <w:r>
              <w:rPr>
                <w:noProof/>
                <w:webHidden/>
              </w:rPr>
              <w:fldChar w:fldCharType="end"/>
            </w:r>
          </w:hyperlink>
        </w:p>
        <w:p w14:paraId="28E161EC" w14:textId="03B94B5C" w:rsidR="005111C3" w:rsidRDefault="005111C3">
          <w:pPr>
            <w:pStyle w:val="TOC2"/>
            <w:tabs>
              <w:tab w:val="right" w:leader="dot" w:pos="9350"/>
            </w:tabs>
            <w:rPr>
              <w:rFonts w:eastAsiaTheme="minorEastAsia"/>
              <w:noProof/>
              <w:sz w:val="22"/>
            </w:rPr>
          </w:pPr>
          <w:hyperlink w:anchor="_Toc212235571" w:history="1">
            <w:r w:rsidRPr="00344E65">
              <w:rPr>
                <w:rStyle w:val="Hyperlink"/>
                <w:noProof/>
              </w:rPr>
              <w:t>CROSS-JOIN IN SQL</w:t>
            </w:r>
            <w:r>
              <w:rPr>
                <w:noProof/>
                <w:webHidden/>
              </w:rPr>
              <w:tab/>
            </w:r>
            <w:r>
              <w:rPr>
                <w:noProof/>
                <w:webHidden/>
              </w:rPr>
              <w:fldChar w:fldCharType="begin"/>
            </w:r>
            <w:r>
              <w:rPr>
                <w:noProof/>
                <w:webHidden/>
              </w:rPr>
              <w:instrText xml:space="preserve"> PAGEREF _Toc212235571 \h </w:instrText>
            </w:r>
            <w:r>
              <w:rPr>
                <w:noProof/>
                <w:webHidden/>
              </w:rPr>
            </w:r>
            <w:r>
              <w:rPr>
                <w:noProof/>
                <w:webHidden/>
              </w:rPr>
              <w:fldChar w:fldCharType="separate"/>
            </w:r>
            <w:r>
              <w:rPr>
                <w:noProof/>
                <w:webHidden/>
              </w:rPr>
              <w:t>3</w:t>
            </w:r>
            <w:r>
              <w:rPr>
                <w:noProof/>
                <w:webHidden/>
              </w:rPr>
              <w:fldChar w:fldCharType="end"/>
            </w:r>
          </w:hyperlink>
        </w:p>
        <w:p w14:paraId="697671E0" w14:textId="7CD5CAF4" w:rsidR="005111C3" w:rsidRDefault="005111C3">
          <w:pPr>
            <w:pStyle w:val="TOC2"/>
            <w:tabs>
              <w:tab w:val="right" w:leader="dot" w:pos="9350"/>
            </w:tabs>
            <w:rPr>
              <w:rFonts w:eastAsiaTheme="minorEastAsia"/>
              <w:noProof/>
              <w:sz w:val="22"/>
            </w:rPr>
          </w:pPr>
          <w:hyperlink w:anchor="_Toc212235572" w:history="1">
            <w:r w:rsidRPr="00344E65">
              <w:rPr>
                <w:rStyle w:val="Hyperlink"/>
                <w:noProof/>
              </w:rPr>
              <w:t>INNER JOIN IN SQL</w:t>
            </w:r>
            <w:r>
              <w:rPr>
                <w:noProof/>
                <w:webHidden/>
              </w:rPr>
              <w:tab/>
            </w:r>
            <w:r>
              <w:rPr>
                <w:noProof/>
                <w:webHidden/>
              </w:rPr>
              <w:fldChar w:fldCharType="begin"/>
            </w:r>
            <w:r>
              <w:rPr>
                <w:noProof/>
                <w:webHidden/>
              </w:rPr>
              <w:instrText xml:space="preserve"> PAGEREF _Toc212235572 \h </w:instrText>
            </w:r>
            <w:r>
              <w:rPr>
                <w:noProof/>
                <w:webHidden/>
              </w:rPr>
            </w:r>
            <w:r>
              <w:rPr>
                <w:noProof/>
                <w:webHidden/>
              </w:rPr>
              <w:fldChar w:fldCharType="separate"/>
            </w:r>
            <w:r>
              <w:rPr>
                <w:noProof/>
                <w:webHidden/>
              </w:rPr>
              <w:t>3</w:t>
            </w:r>
            <w:r>
              <w:rPr>
                <w:noProof/>
                <w:webHidden/>
              </w:rPr>
              <w:fldChar w:fldCharType="end"/>
            </w:r>
          </w:hyperlink>
        </w:p>
        <w:p w14:paraId="7FFB81BA" w14:textId="2D5C8484" w:rsidR="005111C3" w:rsidRDefault="005111C3">
          <w:pPr>
            <w:pStyle w:val="TOC1"/>
            <w:tabs>
              <w:tab w:val="right" w:leader="dot" w:pos="9350"/>
            </w:tabs>
            <w:rPr>
              <w:rFonts w:eastAsiaTheme="minorEastAsia"/>
              <w:noProof/>
              <w:sz w:val="22"/>
            </w:rPr>
          </w:pPr>
          <w:hyperlink w:anchor="_Toc212235573" w:history="1">
            <w:r w:rsidRPr="00344E65">
              <w:rPr>
                <w:rStyle w:val="Hyperlink"/>
                <w:noProof/>
              </w:rPr>
              <w:t>ERRORS</w:t>
            </w:r>
            <w:r>
              <w:rPr>
                <w:noProof/>
                <w:webHidden/>
              </w:rPr>
              <w:tab/>
            </w:r>
            <w:r>
              <w:rPr>
                <w:noProof/>
                <w:webHidden/>
              </w:rPr>
              <w:fldChar w:fldCharType="begin"/>
            </w:r>
            <w:r>
              <w:rPr>
                <w:noProof/>
                <w:webHidden/>
              </w:rPr>
              <w:instrText xml:space="preserve"> PAGEREF _Toc212235573 \h </w:instrText>
            </w:r>
            <w:r>
              <w:rPr>
                <w:noProof/>
                <w:webHidden/>
              </w:rPr>
            </w:r>
            <w:r>
              <w:rPr>
                <w:noProof/>
                <w:webHidden/>
              </w:rPr>
              <w:fldChar w:fldCharType="separate"/>
            </w:r>
            <w:r>
              <w:rPr>
                <w:noProof/>
                <w:webHidden/>
              </w:rPr>
              <w:t>3</w:t>
            </w:r>
            <w:r>
              <w:rPr>
                <w:noProof/>
                <w:webHidden/>
              </w:rPr>
              <w:fldChar w:fldCharType="end"/>
            </w:r>
          </w:hyperlink>
        </w:p>
        <w:p w14:paraId="31ABAB69" w14:textId="6EACB73A" w:rsidR="00691D12" w:rsidRDefault="00691D12" w:rsidP="00691D12">
          <w:r>
            <w:rPr>
              <w:b/>
              <w:bCs/>
              <w:noProof/>
            </w:rPr>
            <w:fldChar w:fldCharType="end"/>
          </w:r>
        </w:p>
      </w:sdtContent>
    </w:sdt>
    <w:p w14:paraId="4FD498A6" w14:textId="45868535" w:rsidR="00174D55" w:rsidRDefault="00FB19AF" w:rsidP="00FB19AF">
      <w:pPr>
        <w:pStyle w:val="Title"/>
      </w:pPr>
      <w:r>
        <w:t>Introduction to Oracle SQL</w:t>
      </w:r>
    </w:p>
    <w:p w14:paraId="3DDE3658" w14:textId="03EF2CBF" w:rsidR="00FB19AF" w:rsidRDefault="00FB19AF" w:rsidP="00FB19AF">
      <w:pPr>
        <w:pStyle w:val="Heading1"/>
      </w:pPr>
      <w:bookmarkStart w:id="1" w:name="_Toc212221595"/>
      <w:bookmarkStart w:id="2" w:name="_Toc212235540"/>
      <w:r>
        <w:t>Key points:</w:t>
      </w:r>
      <w:bookmarkEnd w:id="1"/>
      <w:bookmarkEnd w:id="2"/>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lastRenderedPageBreak/>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0F9B8EC8"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 xml:space="preserve">clustered indexes, leaf nodes in non clustered indexes contain index pages that point to data pages. Non-Clustered indexes are not concerned wheather the data being accessed </w:t>
      </w:r>
      <w:del w:id="3" w:author="Faizan Alam" w:date="2025-10-24T19:52:00Z">
        <w:r>
          <w:rPr>
            <w:noProof/>
          </w:rPr>
          <w:delText>isn</w:delText>
        </w:r>
      </w:del>
      <w:ins w:id="4" w:author="Faizan Alam" w:date="2025-10-24T19:52:00Z">
        <w:r w:rsidR="00165DB3">
          <w:rPr>
            <w:noProof/>
          </w:rPr>
          <w:t>is</w:t>
        </w:r>
      </w:ins>
      <w:r>
        <w:rPr>
          <w:noProof/>
        </w:rPr>
        <w:t xml:space="preserve">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5" w:name="_Toc212221596"/>
      <w:bookmarkStart w:id="6" w:name="_Toc212235541"/>
      <w:r w:rsidRPr="0035659D">
        <w:rPr>
          <w:b w:val="0"/>
          <w:bCs/>
        </w:rPr>
        <w:t>Char Datatype:</w:t>
      </w:r>
      <w:bookmarkEnd w:id="5"/>
      <w:bookmarkEnd w:id="6"/>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7" w:name="_Toc212221597"/>
      <w:bookmarkStart w:id="8" w:name="_Toc212235542"/>
      <w:r w:rsidRPr="0035659D">
        <w:rPr>
          <w:rStyle w:val="Heading1Char"/>
          <w:b w:val="0"/>
          <w:bCs/>
        </w:rPr>
        <w:t>Numeric Datatype:</w:t>
      </w:r>
      <w:bookmarkEnd w:id="7"/>
      <w:bookmarkEnd w:id="8"/>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62D956BD" w:rsidR="00056915" w:rsidRDefault="00056915" w:rsidP="0035659D">
      <w:r>
        <w:t>e.g Number</w:t>
      </w:r>
      <w:ins w:id="9" w:author="Faizan Alam" w:date="2025-10-24T00:54:00Z">
        <w:r w:rsidR="00166AAC">
          <w:t xml:space="preserve"> </w:t>
        </w:r>
      </w:ins>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10" w:name="_Toc212221598"/>
      <w:bookmarkStart w:id="11" w:name="_Toc212235543"/>
      <w:r w:rsidRPr="00FC2278">
        <w:rPr>
          <w:b w:val="0"/>
          <w:bCs/>
        </w:rPr>
        <w:t>Long Datatype:</w:t>
      </w:r>
      <w:bookmarkEnd w:id="10"/>
      <w:bookmarkEnd w:id="11"/>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12" w:name="_Toc212221599"/>
      <w:bookmarkStart w:id="13" w:name="_Toc212235544"/>
      <w:r w:rsidRPr="001D2E04">
        <w:rPr>
          <w:b w:val="0"/>
          <w:bCs/>
        </w:rPr>
        <w:t>Date Datatype:</w:t>
      </w:r>
      <w:bookmarkEnd w:id="12"/>
      <w:bookmarkEnd w:id="13"/>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14" w:name="_Toc212221600"/>
      <w:bookmarkStart w:id="15" w:name="_Toc212235545"/>
      <w:r w:rsidRPr="007A1CAB">
        <w:t>RAW Datatype</w:t>
      </w:r>
      <w:bookmarkEnd w:id="14"/>
      <w:bookmarkEnd w:id="15"/>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3E5420C7" w:rsidR="00743D61" w:rsidRPr="00D23144" w:rsidRDefault="003B0F81" w:rsidP="00743D61">
      <w:del w:id="16" w:author="Faizan Alam" w:date="2025-10-24T19:52:00Z">
        <w:r>
          <w:rPr>
            <w:b/>
            <w:bCs/>
          </w:rPr>
          <w:delText xml:space="preserve"> </w:delText>
        </w:r>
      </w:del>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69E8B593" w:rsidR="00D23144" w:rsidRDefault="00FC2278" w:rsidP="0035659D">
      <w:r>
        <w:t xml:space="preserve"> </w:t>
      </w:r>
    </w:p>
    <w:p w14:paraId="1F8AB4E7" w14:textId="67059359" w:rsidR="00D23144" w:rsidRPr="007A1CAB" w:rsidRDefault="00D23144" w:rsidP="007A1CAB">
      <w:pPr>
        <w:pStyle w:val="Heading1"/>
      </w:pPr>
      <w:bookmarkStart w:id="17" w:name="_Toc212221601"/>
      <w:bookmarkStart w:id="18" w:name="_Toc212235546"/>
      <w:r w:rsidRPr="007A1CAB">
        <w:t>ROW ID DATATYPE</w:t>
      </w:r>
      <w:bookmarkEnd w:id="17"/>
      <w:bookmarkEnd w:id="18"/>
    </w:p>
    <w:p w14:paraId="4EFA3A43" w14:textId="057469C8" w:rsidR="0035659D" w:rsidRDefault="0035659D" w:rsidP="0035659D"/>
    <w:p w14:paraId="5E0ADE8B" w14:textId="0C2F0668" w:rsidR="00D23144" w:rsidRDefault="00D23144" w:rsidP="0035659D">
      <w:r w:rsidRPr="009E11C2">
        <w:rPr>
          <w:b/>
          <w:bCs/>
        </w:rPr>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19" w:name="_Toc212221602"/>
      <w:bookmarkStart w:id="20" w:name="_Toc212235547"/>
      <w:r>
        <w:t>Classification of SQL Statement.</w:t>
      </w:r>
      <w:bookmarkEnd w:id="19"/>
      <w:bookmarkEnd w:id="20"/>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21" w:name="_Toc212221603"/>
      <w:bookmarkStart w:id="22" w:name="_Toc212235548"/>
      <w:r w:rsidRPr="00106D39">
        <w:t>Constraints</w:t>
      </w:r>
      <w:bookmarkEnd w:id="21"/>
      <w:bookmarkEnd w:id="22"/>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442AF7">
      <w:pPr>
        <w:numPr>
          <w:ilvl w:val="0"/>
          <w:numId w:val="27"/>
        </w:numPr>
      </w:pPr>
      <w:r w:rsidRPr="00442AF7">
        <w:t>Subqueries and scalar subquery expressions</w:t>
      </w:r>
    </w:p>
    <w:p w14:paraId="23C9C68C" w14:textId="77777777" w:rsidR="00442AF7" w:rsidRPr="00442AF7" w:rsidRDefault="00442AF7" w:rsidP="00442AF7">
      <w:pPr>
        <w:numPr>
          <w:ilvl w:val="0"/>
          <w:numId w:val="27"/>
        </w:numPr>
      </w:pPr>
      <w:r w:rsidRPr="00442AF7">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442AF7">
      <w:pPr>
        <w:numPr>
          <w:ilvl w:val="0"/>
          <w:numId w:val="27"/>
        </w:numPr>
      </w:pPr>
      <w:r w:rsidRPr="00442AF7">
        <w:t>Calls to user-defined functions</w:t>
      </w:r>
    </w:p>
    <w:p w14:paraId="43A9FF8C" w14:textId="77777777" w:rsidR="00442AF7" w:rsidRPr="00442AF7" w:rsidRDefault="00442AF7" w:rsidP="00442AF7">
      <w:pPr>
        <w:numPr>
          <w:ilvl w:val="0"/>
          <w:numId w:val="27"/>
        </w:numPr>
      </w:pPr>
      <w:r w:rsidRPr="00442AF7">
        <w:t>Dereferencing of REF columns (for example, using the DEREF function)</w:t>
      </w:r>
    </w:p>
    <w:p w14:paraId="6BBD8230" w14:textId="77777777" w:rsidR="00442AF7" w:rsidRPr="00442AF7" w:rsidRDefault="00442AF7" w:rsidP="00442AF7">
      <w:pPr>
        <w:numPr>
          <w:ilvl w:val="0"/>
          <w:numId w:val="27"/>
        </w:numPr>
      </w:pPr>
      <w:r w:rsidRPr="00442AF7">
        <w:t>Nested table columns or attributes</w:t>
      </w:r>
    </w:p>
    <w:p w14:paraId="60384D98" w14:textId="77777777" w:rsidR="00442AF7" w:rsidRPr="00442AF7" w:rsidRDefault="00442AF7" w:rsidP="00442AF7">
      <w:pPr>
        <w:numPr>
          <w:ilvl w:val="0"/>
          <w:numId w:val="27"/>
        </w:numPr>
      </w:pPr>
      <w:r w:rsidRPr="00442AF7">
        <w:t>The pseudocolumns CURRVAL, NEXTVAL, LEVEL, or ROWNUM</w:t>
      </w:r>
    </w:p>
    <w:p w14:paraId="6B059842" w14:textId="77777777" w:rsidR="00442AF7" w:rsidRPr="00442AF7" w:rsidRDefault="00442AF7" w:rsidP="00442AF7">
      <w:pPr>
        <w:numPr>
          <w:ilvl w:val="0"/>
          <w:numId w:val="27"/>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23" w:name="_Toc212221604"/>
      <w:bookmarkStart w:id="24" w:name="_Toc212235549"/>
      <w:r w:rsidRPr="00106D39">
        <w:t>Grants</w:t>
      </w:r>
      <w:r w:rsidR="0068078F" w:rsidRPr="00106D39">
        <w:t xml:space="preserve"> and Revoke</w:t>
      </w:r>
      <w:r w:rsidR="00106D39">
        <w:t xml:space="preserve"> (DCL)</w:t>
      </w:r>
      <w:bookmarkEnd w:id="23"/>
      <w:bookmarkEnd w:id="24"/>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25" w:name="_Toc212221605"/>
      <w:bookmarkStart w:id="26" w:name="_Toc212235550"/>
      <w:r>
        <w:t>Comments</w:t>
      </w:r>
      <w:bookmarkEnd w:id="25"/>
      <w:bookmarkEnd w:id="26"/>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27" w:name="_Toc212221606"/>
      <w:bookmarkStart w:id="28" w:name="_Toc212235551"/>
      <w:r w:rsidRPr="00106D39">
        <w:t>Creating a table in SQL</w:t>
      </w:r>
      <w:r w:rsidR="00106D39">
        <w:t xml:space="preserve"> (DDL)</w:t>
      </w:r>
      <w:bookmarkEnd w:id="27"/>
      <w:bookmarkEnd w:id="28"/>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rPrChange w:id="29" w:author="Faizan Alam" w:date="2025-10-24T21:58:00Z">
            <w:rPr/>
          </w:rPrChange>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30" w:name="_Toc212221607"/>
      <w:bookmarkStart w:id="31" w:name="_Toc212235552"/>
      <w:r w:rsidRPr="00106D39">
        <w:t>Alter Statement in SQL</w:t>
      </w:r>
      <w:r w:rsidR="00106D39">
        <w:t>(DDL)</w:t>
      </w:r>
      <w:bookmarkEnd w:id="30"/>
      <w:bookmarkEnd w:id="31"/>
    </w:p>
    <w:p w14:paraId="45A67910" w14:textId="17C325C9" w:rsidR="00C87AD7" w:rsidRDefault="00C87AD7" w:rsidP="00C87AD7"/>
    <w:p w14:paraId="37499FCF" w14:textId="2E5254B8" w:rsidR="002A732A" w:rsidRDefault="002A732A" w:rsidP="00C87AD7">
      <w:r>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t>RENAME &lt;ExistingTableName&gt; to &lt;NewTableName&gt;</w:t>
      </w:r>
    </w:p>
    <w:p w14:paraId="032C15E0" w14:textId="77777777" w:rsidR="00B1316C" w:rsidRDefault="00B1316C" w:rsidP="009833C6"/>
    <w:p w14:paraId="65406647" w14:textId="36B7A64D" w:rsidR="00F303AE" w:rsidRPr="00106D39" w:rsidRDefault="00F303AE" w:rsidP="00106D39">
      <w:pPr>
        <w:pStyle w:val="Heading1"/>
      </w:pPr>
      <w:bookmarkStart w:id="32" w:name="_Toc212221608"/>
      <w:bookmarkStart w:id="33" w:name="_Toc212235553"/>
      <w:r w:rsidRPr="00106D39">
        <w:t xml:space="preserve">Dropping a Table </w:t>
      </w:r>
      <w:r w:rsidR="00106D39">
        <w:t>(DDL)</w:t>
      </w:r>
      <w:bookmarkEnd w:id="32"/>
      <w:bookmarkEnd w:id="33"/>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34" w:name="_Toc212221609"/>
      <w:bookmarkStart w:id="35" w:name="_Toc212235554"/>
      <w:r w:rsidRPr="001C7DEB">
        <w:t>TABLE SPACE AND DATAFILES</w:t>
      </w:r>
      <w:bookmarkEnd w:id="34"/>
      <w:bookmarkEnd w:id="35"/>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is a logical storage container for organizing data. Think of a tablespace like a big box where different kinds of data are stored. Instead of 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77777777" w:rsidR="00C35B5F" w:rsidRPr="00C35B5F" w:rsidRDefault="00C35B5F" w:rsidP="00C35B5F">
      <w:r w:rsidRPr="00C35B5F">
        <w:t>While SYSTEM and SYSAUX handle the database’s internal operations, </w:t>
      </w:r>
      <w:r w:rsidRPr="00C35B5F">
        <w:rPr>
          <w:b/>
          <w:bCs/>
        </w:rPr>
        <w:t>user tablespaces</w:t>
      </w:r>
      <w:r w:rsidRPr="00C35B5F">
        <w:t> are where you store the data that matters to your applications</w:t>
      </w:r>
      <w:ins w:id="36" w:author="Faizan Alam" w:date="2025-10-24T19:52:00Z">
        <w:r w:rsidR="00D87E14">
          <w:t>,</w:t>
        </w:r>
      </w:ins>
      <w:del w:id="37" w:author="Faizan Alam" w:date="2025-10-24T19:52:00Z">
        <w:r w:rsidRPr="00C35B5F">
          <w:delText xml:space="preserve"> —</w:delText>
        </w:r>
      </w:del>
      <w:del w:id="38" w:author="Faizan Alam" w:date="2025-10-24T21:58:00Z">
        <w:r w:rsidRPr="00C35B5F">
          <w:delText xml:space="preserve"> </w:delText>
        </w:r>
      </w:del>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38232D">
      <w:pPr>
        <w:pStyle w:val="ListParagraph"/>
        <w:numPr>
          <w:ilvl w:val="0"/>
          <w:numId w:val="28"/>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C35B5F">
      <w:pPr>
        <w:numPr>
          <w:ilvl w:val="0"/>
          <w:numId w:val="13"/>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C35B5F">
      <w:pPr>
        <w:numPr>
          <w:ilvl w:val="0"/>
          <w:numId w:val="13"/>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C35B5F">
      <w:pPr>
        <w:numPr>
          <w:ilvl w:val="0"/>
          <w:numId w:val="14"/>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C35B5F">
      <w:pPr>
        <w:numPr>
          <w:ilvl w:val="0"/>
          <w:numId w:val="14"/>
        </w:numPr>
      </w:pPr>
      <w:r w:rsidRPr="00C35B5F">
        <w:rPr>
          <w:b/>
          <w:bCs/>
        </w:rPr>
        <w:t>Types of segments</w:t>
      </w:r>
      <w:r w:rsidRPr="00C35B5F">
        <w:t>:</w:t>
      </w:r>
    </w:p>
    <w:p w14:paraId="62307B97" w14:textId="77777777" w:rsidR="00C35B5F" w:rsidRPr="00C35B5F" w:rsidRDefault="00C35B5F" w:rsidP="00C35B5F">
      <w:pPr>
        <w:numPr>
          <w:ilvl w:val="0"/>
          <w:numId w:val="14"/>
        </w:numPr>
      </w:pPr>
      <w:r w:rsidRPr="00C35B5F">
        <w:rPr>
          <w:b/>
          <w:bCs/>
        </w:rPr>
        <w:t>Table segments</w:t>
      </w:r>
      <w:r w:rsidRPr="00C35B5F">
        <w:t>: Store data for tables.</w:t>
      </w:r>
    </w:p>
    <w:p w14:paraId="790227BE" w14:textId="77777777" w:rsidR="00C35B5F" w:rsidRPr="00C35B5F" w:rsidRDefault="00C35B5F" w:rsidP="00C35B5F">
      <w:pPr>
        <w:numPr>
          <w:ilvl w:val="0"/>
          <w:numId w:val="14"/>
        </w:numPr>
      </w:pPr>
      <w:r w:rsidRPr="00C35B5F">
        <w:rPr>
          <w:b/>
          <w:bCs/>
        </w:rPr>
        <w:t>Index segments</w:t>
      </w:r>
      <w:r w:rsidRPr="00C35B5F">
        <w:t>: Store data for indexes that speed up queries.</w:t>
      </w:r>
    </w:p>
    <w:p w14:paraId="62BBA6B2" w14:textId="77777777" w:rsidR="00C35B5F" w:rsidRPr="00C35B5F" w:rsidRDefault="00C35B5F" w:rsidP="00C35B5F">
      <w:pPr>
        <w:numPr>
          <w:ilvl w:val="0"/>
          <w:numId w:val="14"/>
        </w:numPr>
      </w:pPr>
      <w:r w:rsidRPr="00C35B5F">
        <w:rPr>
          <w:b/>
          <w:bCs/>
        </w:rPr>
        <w:t>Undo segments</w:t>
      </w:r>
      <w:r w:rsidRPr="00C35B5F">
        <w:t>: Store undo information for transactions.</w:t>
      </w:r>
    </w:p>
    <w:p w14:paraId="53F6F279" w14:textId="77777777" w:rsidR="00C35B5F" w:rsidRPr="00C35B5F" w:rsidRDefault="00C35B5F" w:rsidP="00C35B5F">
      <w:pPr>
        <w:numPr>
          <w:ilvl w:val="0"/>
          <w:numId w:val="14"/>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C35B5F">
      <w:pPr>
        <w:numPr>
          <w:ilvl w:val="0"/>
          <w:numId w:val="15"/>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C35B5F">
      <w:pPr>
        <w:numPr>
          <w:ilvl w:val="0"/>
          <w:numId w:val="15"/>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C35B5F">
      <w:pPr>
        <w:numPr>
          <w:ilvl w:val="0"/>
          <w:numId w:val="16"/>
        </w:numPr>
      </w:pPr>
      <w:r w:rsidRPr="00C35B5F">
        <w:rPr>
          <w:b/>
          <w:bCs/>
        </w:rPr>
        <w:t>Tablespace</w:t>
      </w:r>
      <w:r w:rsidRPr="00C35B5F">
        <w:t>: The overall storage area (box).</w:t>
      </w:r>
    </w:p>
    <w:p w14:paraId="6F07D6A0" w14:textId="77777777" w:rsidR="00C35B5F" w:rsidRPr="00C35B5F" w:rsidRDefault="00C35B5F" w:rsidP="00C35B5F">
      <w:pPr>
        <w:numPr>
          <w:ilvl w:val="0"/>
          <w:numId w:val="16"/>
        </w:numPr>
      </w:pPr>
      <w:r w:rsidRPr="00C35B5F">
        <w:rPr>
          <w:b/>
          <w:bCs/>
        </w:rPr>
        <w:t>Segments</w:t>
      </w:r>
      <w:r w:rsidRPr="00C35B5F">
        <w:t>: Groups of related data inside the tablespace (shelves).</w:t>
      </w:r>
    </w:p>
    <w:p w14:paraId="1AC19C3B" w14:textId="77777777" w:rsidR="00C35B5F" w:rsidRPr="00C35B5F" w:rsidRDefault="00C35B5F" w:rsidP="00C35B5F">
      <w:pPr>
        <w:numPr>
          <w:ilvl w:val="0"/>
          <w:numId w:val="16"/>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6B7F0EDE" w:rsidR="001C7DEB" w:rsidRPr="006365E0" w:rsidRDefault="00385256" w:rsidP="006365E0">
      <w:pPr>
        <w:pStyle w:val="Heading1"/>
      </w:pPr>
      <w:bookmarkStart w:id="39" w:name="_Toc212221610"/>
      <w:bookmarkStart w:id="40" w:name="_Toc212235555"/>
      <w:r w:rsidRPr="006365E0">
        <w:t xml:space="preserve">Select Statement </w:t>
      </w:r>
      <w:r w:rsidR="00106D39" w:rsidRPr="006365E0">
        <w:t>(DQL/DML)</w:t>
      </w:r>
      <w:bookmarkEnd w:id="39"/>
      <w:bookmarkEnd w:id="40"/>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41" w:name="_Toc212221611"/>
      <w:bookmarkStart w:id="42" w:name="_Toc212235556"/>
      <w:r>
        <w:t>WHERE Clause</w:t>
      </w:r>
      <w:bookmarkEnd w:id="41"/>
      <w:bookmarkEnd w:id="42"/>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C04CC3">
      <w:pPr>
        <w:numPr>
          <w:ilvl w:val="0"/>
          <w:numId w:val="29"/>
        </w:numPr>
      </w:pPr>
      <w:r w:rsidRPr="00C04CC3">
        <w:t>Filter rows that meet certain conditions</w:t>
      </w:r>
    </w:p>
    <w:p w14:paraId="45DA4A2E" w14:textId="77777777" w:rsidR="00C04CC3" w:rsidRPr="00C04CC3" w:rsidRDefault="00C04CC3" w:rsidP="00C04CC3">
      <w:pPr>
        <w:numPr>
          <w:ilvl w:val="0"/>
          <w:numId w:val="30"/>
        </w:numPr>
      </w:pPr>
      <w:r w:rsidRPr="00C04CC3">
        <w:t>Target specific data using logical, comparison and pattern-based operators</w:t>
      </w:r>
    </w:p>
    <w:p w14:paraId="625C9E60" w14:textId="77777777" w:rsidR="00C04CC3" w:rsidRPr="00C04CC3" w:rsidRDefault="00C04CC3" w:rsidP="00C04CC3">
      <w:pPr>
        <w:numPr>
          <w:ilvl w:val="0"/>
          <w:numId w:val="31"/>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43" w:name="_Toc212221612"/>
      <w:bookmarkStart w:id="44" w:name="_Toc212235557"/>
      <w:r>
        <w:t>Insert Statement</w:t>
      </w:r>
      <w:r w:rsidR="00C11219">
        <w:t xml:space="preserve"> (DML)</w:t>
      </w:r>
      <w:bookmarkEnd w:id="43"/>
      <w:bookmarkEnd w:id="44"/>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C11219">
      <w:pPr>
        <w:pStyle w:val="ListParagraph"/>
        <w:numPr>
          <w:ilvl w:val="0"/>
          <w:numId w:val="17"/>
        </w:numPr>
      </w:pPr>
      <w:r>
        <w:t>A NOT NULL column should always be passed a value, otherwise the query will fail.</w:t>
      </w:r>
    </w:p>
    <w:p w14:paraId="5ED33CD4" w14:textId="7AE82B2D" w:rsidR="00C11219" w:rsidRDefault="00C11219" w:rsidP="00C11219">
      <w:pPr>
        <w:pStyle w:val="ListParagraph"/>
        <w:numPr>
          <w:ilvl w:val="0"/>
          <w:numId w:val="17"/>
        </w:numPr>
      </w:pPr>
      <w:r>
        <w:t>Referential integrity constraints should also be kept in mind.</w:t>
      </w:r>
    </w:p>
    <w:p w14:paraId="65E41836" w14:textId="3AEF82E9" w:rsidR="00C11219" w:rsidRDefault="00C11219" w:rsidP="00C11219">
      <w:pPr>
        <w:pStyle w:val="ListParagraph"/>
        <w:numPr>
          <w:ilvl w:val="0"/>
          <w:numId w:val="17"/>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45" w:name="_Toc212221613"/>
      <w:bookmarkStart w:id="46" w:name="_Toc212235558"/>
      <w:r>
        <w:t>Update Statement (DML)</w:t>
      </w:r>
      <w:bookmarkEnd w:id="45"/>
      <w:bookmarkEnd w:id="46"/>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47" w:name="_Toc212221614"/>
      <w:bookmarkStart w:id="48" w:name="_Toc212235559"/>
      <w:r>
        <w:t>Delete Statement</w:t>
      </w:r>
      <w:r w:rsidR="00631646">
        <w:t xml:space="preserve"> (DML)</w:t>
      </w:r>
      <w:bookmarkEnd w:id="47"/>
      <w:bookmarkEnd w:id="48"/>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4D54D8">
      <w:pPr>
        <w:numPr>
          <w:ilvl w:val="0"/>
          <w:numId w:val="18"/>
        </w:numPr>
      </w:pPr>
      <w:r w:rsidRPr="004D54D8">
        <w:t>Removes rows based on conditions.</w:t>
      </w:r>
    </w:p>
    <w:p w14:paraId="10FF35C3" w14:textId="77777777" w:rsidR="004D54D8" w:rsidRPr="004D54D8" w:rsidRDefault="004D54D8" w:rsidP="004D54D8">
      <w:pPr>
        <w:numPr>
          <w:ilvl w:val="0"/>
          <w:numId w:val="19"/>
        </w:numPr>
      </w:pPr>
      <w:r w:rsidRPr="004D54D8">
        <w:t>Retains table schema, constraints, and indexes.</w:t>
      </w:r>
    </w:p>
    <w:p w14:paraId="29BE3303" w14:textId="77777777" w:rsidR="004D54D8" w:rsidRPr="004D54D8" w:rsidRDefault="004D54D8" w:rsidP="004D54D8">
      <w:pPr>
        <w:numPr>
          <w:ilvl w:val="0"/>
          <w:numId w:val="20"/>
        </w:numPr>
      </w:pPr>
      <w:r w:rsidRPr="004D54D8">
        <w:t>Can delete a single row or all rows.</w:t>
      </w:r>
    </w:p>
    <w:p w14:paraId="00B7C446" w14:textId="77777777" w:rsidR="004D54D8" w:rsidRPr="004D54D8" w:rsidRDefault="004D54D8" w:rsidP="004D54D8">
      <w:pPr>
        <w:numPr>
          <w:ilvl w:val="0"/>
          <w:numId w:val="21"/>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1F6E5511" w:rsidR="005054C8" w:rsidRDefault="005054C8" w:rsidP="00B1316C">
      <w:pPr>
        <w:pStyle w:val="Heading1"/>
      </w:pPr>
      <w:bookmarkStart w:id="49" w:name="_Toc212221615"/>
      <w:bookmarkStart w:id="50" w:name="_Toc212235560"/>
      <w:r w:rsidRPr="007A1CAB">
        <w:t>Truncate in SQL</w:t>
      </w:r>
      <w:r w:rsidR="00EA30CF" w:rsidRPr="007A1CAB">
        <w:t xml:space="preserve"> (DDL)</w:t>
      </w:r>
      <w:bookmarkEnd w:id="49"/>
      <w:bookmarkEnd w:id="50"/>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B60591">
      <w:pPr>
        <w:pStyle w:val="ListParagraph"/>
        <w:numPr>
          <w:ilvl w:val="0"/>
          <w:numId w:val="22"/>
        </w:numPr>
      </w:pPr>
      <w:r>
        <w:t>TRUNCATE is a DDL Command thus once applied it can’t be rolled back, while changes made using DELETE (DML) command can be rolled back.</w:t>
      </w:r>
    </w:p>
    <w:p w14:paraId="3F31D28A" w14:textId="6E178ECF" w:rsidR="00B60591" w:rsidRDefault="00B60591" w:rsidP="00B60591">
      <w:pPr>
        <w:pStyle w:val="ListParagraph"/>
        <w:numPr>
          <w:ilvl w:val="0"/>
          <w:numId w:val="22"/>
        </w:numPr>
      </w:pPr>
      <w:r>
        <w:t>DELETE removes data row by row sequentially, thus it is slower in contrast TRUNCATE deletes the data in one go.</w:t>
      </w:r>
    </w:p>
    <w:p w14:paraId="18CE8081" w14:textId="235C4227" w:rsidR="00B60591" w:rsidRDefault="00B60591" w:rsidP="00B60591">
      <w:pPr>
        <w:pStyle w:val="ListParagraph"/>
        <w:numPr>
          <w:ilvl w:val="0"/>
          <w:numId w:val="22"/>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41C5DD9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 xml:space="preserve">with sample_table_1 links to sample_table_2 </w:t>
      </w:r>
      <w:del w:id="51" w:author="Faizan Alam" w:date="2025-10-24T19:52:00Z">
        <w:r>
          <w:delText>using</w:delText>
        </w:r>
      </w:del>
      <w:ins w:id="52" w:author="Faizan Alam" w:date="2025-10-24T19:52:00Z">
        <w:r w:rsidR="00056B6E">
          <w:t>with</w:t>
        </w:r>
      </w:ins>
      <w:r>
        <w:t xml:space="preserve">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406DA81F" w:rsidR="00C056E9" w:rsidRPr="00C056E9" w:rsidRDefault="00C056E9" w:rsidP="00C056E9">
      <w:pPr>
        <w:pStyle w:val="ListParagraph"/>
        <w:numPr>
          <w:ilvl w:val="0"/>
          <w:numId w:val="25"/>
        </w:numPr>
        <w:rPr>
          <w:b/>
          <w:bCs/>
        </w:rPr>
      </w:pPr>
      <w:r w:rsidRPr="00C056E9">
        <w:rPr>
          <w:b/>
          <w:bCs/>
        </w:rPr>
        <w:t xml:space="preserve">DROP </w:t>
      </w:r>
      <w:r w:rsidRPr="00C056E9">
        <w:t>is not allowed on table_sample_</w:t>
      </w:r>
      <w:ins w:id="53" w:author="Faizan Alam" w:date="2025-10-24T19:52:00Z">
        <w:r w:rsidR="00AD3F5E">
          <w:t>1(parent)</w:t>
        </w:r>
        <w:r w:rsidRPr="00C056E9">
          <w:t>,</w:t>
        </w:r>
      </w:ins>
      <w:del w:id="54" w:author="Faizan Alam" w:date="2025-10-24T19:52:00Z">
        <w:r w:rsidRPr="00C056E9">
          <w:delText>2,</w:delText>
        </w:r>
      </w:del>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45C6186D" w:rsidR="00C056E9" w:rsidRDefault="00C056E9" w:rsidP="00C056E9">
      <w:pPr>
        <w:pStyle w:val="ListParagraph"/>
        <w:numPr>
          <w:ilvl w:val="0"/>
          <w:numId w:val="24"/>
        </w:numPr>
      </w:pPr>
      <w:r>
        <w:t xml:space="preserve">Drop </w:t>
      </w:r>
      <w:ins w:id="55" w:author="Faizan Alam" w:date="2025-10-24T19:52:00Z">
        <w:r w:rsidR="00EF72F6">
          <w:t>child</w:t>
        </w:r>
        <w:r>
          <w:t xml:space="preserve"> table(sample_table_</w:t>
        </w:r>
        <w:r w:rsidR="00EF72F6">
          <w:t>2</w:t>
        </w:r>
        <w:r>
          <w:t xml:space="preserve">) first, then drop </w:t>
        </w:r>
      </w:ins>
      <w:r>
        <w:t>parent table(sample_table_1</w:t>
      </w:r>
      <w:del w:id="56" w:author="Faizan Alam" w:date="2025-10-24T19:52:00Z">
        <w:r>
          <w:delText>) first, then drop child table(sample_table_2</w:delText>
        </w:r>
      </w:del>
      <w:r>
        <w:t>).</w:t>
      </w:r>
    </w:p>
    <w:p w14:paraId="5BA3E7CF" w14:textId="0D170741" w:rsidR="00C056E9" w:rsidRDefault="00C056E9" w:rsidP="00C056E9">
      <w:pPr>
        <w:pStyle w:val="ListParagraph"/>
        <w:numPr>
          <w:ilvl w:val="0"/>
          <w:numId w:val="24"/>
        </w:numPr>
      </w:pPr>
      <w:r>
        <w:t>Remove foreign key constraint in sample_table_2</w:t>
      </w:r>
      <w:ins w:id="57" w:author="Faizan Alam" w:date="2025-10-24T19:52:00Z">
        <w:r w:rsidR="007037DF">
          <w:t>(child</w:t>
        </w:r>
      </w:ins>
      <w:ins w:id="58" w:author="Faizan Alam" w:date="2025-10-24T21:58:00Z">
        <w:r w:rsidR="007037DF">
          <w:t>)</w:t>
        </w:r>
        <w:r>
          <w:t>,</w:t>
        </w:r>
      </w:ins>
      <w:ins w:id="59" w:author="Faizan Alam" w:date="2025-10-24T19:52:00Z">
        <w:r w:rsidR="007037DF">
          <w:t>)</w:t>
        </w:r>
        <w:r>
          <w:t>,</w:t>
        </w:r>
      </w:ins>
      <w:del w:id="60" w:author="Faizan Alam" w:date="2025-10-24T19:52:00Z">
        <w:r>
          <w:delText>,</w:delText>
        </w:r>
      </w:del>
      <w:r>
        <w:t xml:space="preserve"> then drop.</w:t>
      </w:r>
    </w:p>
    <w:p w14:paraId="2299A8F1" w14:textId="55B43A59" w:rsidR="00C056E9" w:rsidRDefault="00C056E9" w:rsidP="00C056E9">
      <w:pPr>
        <w:pStyle w:val="ListParagraph"/>
        <w:numPr>
          <w:ilvl w:val="0"/>
          <w:numId w:val="25"/>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C056E9">
      <w:pPr>
        <w:pStyle w:val="ListParagraph"/>
        <w:numPr>
          <w:ilvl w:val="0"/>
          <w:numId w:val="25"/>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4E1615">
      <w:pPr>
        <w:pStyle w:val="ListParagraph"/>
        <w:numPr>
          <w:ilvl w:val="0"/>
          <w:numId w:val="26"/>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4E1615">
      <w:pPr>
        <w:pStyle w:val="ListParagraph"/>
        <w:numPr>
          <w:ilvl w:val="0"/>
          <w:numId w:val="26"/>
        </w:numPr>
        <w:rPr>
          <w:b/>
          <w:bCs/>
        </w:rPr>
      </w:pPr>
      <w:r>
        <w:rPr>
          <w:b/>
          <w:bCs/>
        </w:rPr>
        <w:t xml:space="preserve">TRUNCATE: </w:t>
      </w:r>
      <w:r>
        <w:t>Now that there is data in the tables which is linked through integrity constraints, TRUNCATE is not allowed, as it can affect database integrity.</w:t>
      </w:r>
    </w:p>
    <w:p w14:paraId="4C04FC9C" w14:textId="0CE4E18F" w:rsidR="00603BDE" w:rsidRDefault="004E1615" w:rsidP="00446F3E">
      <w:pPr>
        <w:pStyle w:val="ListParagraph"/>
        <w:numPr>
          <w:ilvl w:val="0"/>
          <w:numId w:val="26"/>
        </w:numPr>
      </w:pPr>
      <w:r w:rsidRPr="00E72B33">
        <w:rPr>
          <w:b/>
          <w:bCs/>
        </w:rPr>
        <w:t xml:space="preserve">DELETE: </w:t>
      </w:r>
      <w:r>
        <w:t>DELETE is allowed in sample_table_2</w:t>
      </w:r>
      <w:ins w:id="61" w:author="Faizan Alam" w:date="2025-10-24T19:52:00Z">
        <w:r w:rsidR="001732F2">
          <w:t>(parent table)</w:t>
        </w:r>
        <w:r w:rsidR="007C4290">
          <w:t xml:space="preserve"> for only values in primary key that are not present in the child table</w:t>
        </w:r>
      </w:ins>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62" w:name="_Toc212221616"/>
      <w:bookmarkStart w:id="63" w:name="_Toc212235561"/>
      <w:r w:rsidRPr="00A67F18">
        <w:t>TCL (Transaction Control Language)</w:t>
      </w:r>
      <w:bookmarkEnd w:id="62"/>
      <w:bookmarkEnd w:id="63"/>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794460B7" w:rsidR="002201A6" w:rsidRDefault="002201A6" w:rsidP="001B5FCF">
      <w:r w:rsidRPr="002201A6">
        <w:rPr>
          <w:b/>
          <w:bCs/>
        </w:rPr>
        <w:t xml:space="preserve">Rollback: </w:t>
      </w:r>
      <w:r>
        <w:t xml:space="preserve">Rollback is used to undo certain </w:t>
      </w:r>
      <w:ins w:id="64" w:author="Faizan Alam" w:date="2025-10-24T19:52:00Z">
        <w:r w:rsidR="00CD4ECA">
          <w:t>changes made in a database; rollback command does not reverse DDL operations.</w:t>
        </w:r>
      </w:ins>
    </w:p>
    <w:p w14:paraId="7C9DC8E5" w14:textId="21E75C33" w:rsidR="00CD4ECA" w:rsidRPr="00CD4ECA" w:rsidRDefault="00CD4ECA" w:rsidP="001B5FCF">
      <w:pPr>
        <w:rPr>
          <w:ins w:id="65" w:author="Faizan Alam" w:date="2025-10-24T19:52:00Z"/>
        </w:rPr>
      </w:pPr>
      <w:ins w:id="66" w:author="Faizan Alam" w:date="2025-10-24T19:52:00Z">
        <w:r w:rsidRPr="00CD4ECA">
          <w:rPr>
            <w:b/>
            <w:bCs/>
          </w:rPr>
          <w:t xml:space="preserve">Savepoint: </w:t>
        </w:r>
        <w:r>
          <w:t>Serves as a checkpoint/snapshot of a state of the database which the rollback command can rollback to.</w:t>
        </w:r>
      </w:ins>
    </w:p>
    <w:p w14:paraId="4F3F4065" w14:textId="135FF810" w:rsidR="007A1CAB" w:rsidRDefault="007A1CAB" w:rsidP="001B5FCF"/>
    <w:p w14:paraId="63BC345C" w14:textId="46319041" w:rsidR="0005457F" w:rsidRDefault="0005457F" w:rsidP="001B5FCF">
      <w:pPr>
        <w:rPr>
          <w:del w:id="67" w:author="Faizan Alam" w:date="2025-10-24T19:52:00Z"/>
        </w:rPr>
      </w:pPr>
    </w:p>
    <w:p w14:paraId="7677D77D" w14:textId="6E92DA5B" w:rsidR="0005457F" w:rsidRDefault="0005457F" w:rsidP="001B5FCF">
      <w:pPr>
        <w:rPr>
          <w:del w:id="68" w:author="Faizan Alam" w:date="2025-10-24T19:52:00Z"/>
        </w:rPr>
      </w:pPr>
    </w:p>
    <w:p w14:paraId="12CFD052" w14:textId="4977859F" w:rsidR="0005457F" w:rsidRDefault="0005457F" w:rsidP="001B5FCF">
      <w:pPr>
        <w:rPr>
          <w:del w:id="69" w:author="Faizan Alam" w:date="2025-10-24T19:52:00Z"/>
        </w:rPr>
      </w:pPr>
    </w:p>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70" w:name="_Toc212221617"/>
      <w:bookmarkStart w:id="71" w:name="_Toc212235562"/>
      <w:r>
        <w:t>Merge Statement</w:t>
      </w:r>
      <w:bookmarkEnd w:id="70"/>
      <w:bookmarkEnd w:id="71"/>
      <w:r>
        <w:t xml:space="preserve"> </w:t>
      </w:r>
    </w:p>
    <w:p w14:paraId="515E43B8" w14:textId="77777777" w:rsidR="0005457F" w:rsidRPr="007A1CAB" w:rsidRDefault="0005457F" w:rsidP="0005457F"/>
    <w:p w14:paraId="2858BD04" w14:textId="4347C5C9"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w:t>
      </w:r>
      <w:del w:id="72" w:author="Faizan Alam" w:date="2025-10-24T19:52:00Z">
        <w:r w:rsidRPr="00B73029">
          <w:delText xml:space="preserve">a </w:delText>
        </w:r>
      </w:del>
      <w:r w:rsidRPr="00B73029">
        <w:t xml:space="preserve">table as </w:t>
      </w:r>
      <w:ins w:id="73" w:author="Faizan Alam" w:date="2025-10-24T21:58:00Z">
        <w:r w:rsidR="00EA24E6">
          <w:t>a</w:t>
        </w:r>
      </w:ins>
      <w:ins w:id="74" w:author="Faizan Alam" w:date="2025-10-24T19:52:00Z">
        <w:r w:rsidR="00EA24E6">
          <w:t>a</w:t>
        </w:r>
      </w:ins>
      <w:del w:id="75" w:author="Faizan Alam" w:date="2025-10-24T19:52:00Z">
        <w:r w:rsidRPr="00B73029">
          <w:delText>the</w:delText>
        </w:r>
      </w:del>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B25CAD1" w:rsidR="006365E0" w:rsidRDefault="006365E0" w:rsidP="0005457F">
      <w:r w:rsidRPr="00D34365">
        <w:rPr>
          <w:b/>
          <w:bCs/>
        </w:rPr>
        <w:t>MERGE INTO</w:t>
      </w:r>
      <w:r>
        <w:t xml:space="preserve"> &lt;Table_Name&gt; &lt;alias&gt;</w:t>
      </w:r>
      <w:ins w:id="76" w:author="Faizan Alam" w:date="2025-10-24T19:52:00Z">
        <w:r w:rsidR="00C401FA">
          <w:tab/>
          <w:t xml:space="preserve"> </w:t>
        </w:r>
      </w:ins>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77" w:name="_Toc212221618"/>
      <w:bookmarkStart w:id="78" w:name="_Toc212235563"/>
      <w:r>
        <w:t>Order by clause</w:t>
      </w:r>
      <w:bookmarkEnd w:id="77"/>
      <w:bookmarkEnd w:id="78"/>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77777777" w:rsidR="004F7E8D" w:rsidRDefault="00CF13D5" w:rsidP="00CF13D5">
      <w:r>
        <w:t xml:space="preserve">NEXT and FIRST keywords return the same result when no OFFSET statement </w:t>
      </w:r>
      <w:ins w:id="79" w:author="Faizan Alam" w:date="2025-10-24T21:58:00Z">
        <w:r w:rsidR="00C401FA">
          <w:t>preceeds</w:t>
        </w:r>
      </w:ins>
      <w:ins w:id="80" w:author="Faizan Alam" w:date="2025-10-24T19:52:00Z">
        <w:r w:rsidR="00C401FA">
          <w:t>preceeds</w:t>
        </w:r>
      </w:ins>
      <w:del w:id="81" w:author="Faizan Alam" w:date="2025-10-24T19:52:00Z">
        <w:r>
          <w:delText>proceeds</w:delText>
        </w:r>
      </w:del>
      <w:r>
        <w:t xml:space="preserve"> them. NEXT is usually used when FETCH is followed by OFFSET.</w:t>
      </w:r>
    </w:p>
    <w:p w14:paraId="6078DD60" w14:textId="6FEAC2E4" w:rsidR="00CF13D5" w:rsidRDefault="004F7E8D" w:rsidP="00CF13D5">
      <w:r>
        <w:t xml:space="preserve">WITH TIES as discussed returns </w:t>
      </w:r>
      <w:r w:rsidR="00253A25">
        <w:t>all matching</w:t>
      </w:r>
      <w:r>
        <w:t xml:space="preserve"> rows that specify condition.</w:t>
      </w:r>
      <w:r w:rsidR="00CF13D5">
        <w:t xml:space="preserve"> </w:t>
      </w:r>
    </w:p>
    <w:p w14:paraId="49FDF418" w14:textId="35B34BBD" w:rsidR="00CF13D5" w:rsidRDefault="00CF13D5" w:rsidP="00244868"/>
    <w:p w14:paraId="04DDAFDB" w14:textId="0951D7FB" w:rsidR="00E1255A" w:rsidRDefault="00E1255A" w:rsidP="00E1255A">
      <w:pPr>
        <w:pStyle w:val="Heading1"/>
        <w:rPr>
          <w:ins w:id="82" w:author="Faizan Alam" w:date="2025-10-24T00:54:00Z"/>
        </w:rPr>
      </w:pPr>
      <w:bookmarkStart w:id="83" w:name="_Toc212221619"/>
      <w:bookmarkStart w:id="84" w:name="_Toc212235564"/>
      <w:ins w:id="85" w:author="Faizan Alam" w:date="2025-10-24T00:54:00Z">
        <w:r w:rsidRPr="00E1255A">
          <w:t>SQL JOINS</w:t>
        </w:r>
        <w:bookmarkEnd w:id="83"/>
        <w:bookmarkEnd w:id="84"/>
      </w:ins>
    </w:p>
    <w:p w14:paraId="23D766A4" w14:textId="77777777" w:rsidR="007E62F2" w:rsidRPr="007E62F2" w:rsidRDefault="007E62F2" w:rsidP="007E62F2">
      <w:pPr>
        <w:rPr>
          <w:ins w:id="86" w:author="Faizan Alam" w:date="2025-10-24T00:54:00Z"/>
        </w:rPr>
      </w:pPr>
    </w:p>
    <w:p w14:paraId="49CBFC11" w14:textId="77777777" w:rsidR="0005457F" w:rsidRDefault="00FB6D4D" w:rsidP="00244868">
      <w:pPr>
        <w:rPr>
          <w:ins w:id="87" w:author="Faizan Alam" w:date="2025-10-24T00:54:00Z"/>
        </w:rPr>
      </w:pPr>
      <w:ins w:id="88" w:author="Faizan Alam" w:date="2025-10-24T00:54:00Z">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ins>
    </w:p>
    <w:p w14:paraId="34503762" w14:textId="2F3F3033" w:rsidR="007E62F2" w:rsidRDefault="007E62F2" w:rsidP="00244868">
      <w:pPr>
        <w:rPr>
          <w:ins w:id="89" w:author="Faizan Alam" w:date="2025-10-24T00:54:00Z"/>
        </w:rPr>
      </w:pPr>
      <w:ins w:id="90" w:author="Faizan Alam" w:date="2025-10-24T00:54:00Z">
        <w:r w:rsidRPr="007E62F2">
          <w:t>When an SQL query features a join, the relational database management system (RDBMS) will search for data in all the tables you include within that join. It then combines the results and presents them in a new table.</w:t>
        </w:r>
      </w:ins>
    </w:p>
    <w:p w14:paraId="1E721523" w14:textId="77777777" w:rsidR="007E62F2" w:rsidRPr="007E62F2" w:rsidRDefault="007E62F2" w:rsidP="007E62F2">
      <w:pPr>
        <w:rPr>
          <w:ins w:id="91" w:author="Faizan Alam" w:date="2025-10-24T00:54:00Z"/>
          <w:b/>
          <w:bCs/>
        </w:rPr>
      </w:pPr>
      <w:ins w:id="92" w:author="Faizan Alam" w:date="2025-10-24T00:54:00Z">
        <w:r w:rsidRPr="007E62F2">
          <w:rPr>
            <w:b/>
            <w:bCs/>
          </w:rPr>
          <w:t>SQL Joins Are More Efficient</w:t>
        </w:r>
      </w:ins>
    </w:p>
    <w:p w14:paraId="19A196F1" w14:textId="77777777" w:rsidR="007E62F2" w:rsidRPr="007E62F2" w:rsidRDefault="007E62F2" w:rsidP="007E62F2">
      <w:pPr>
        <w:rPr>
          <w:ins w:id="93" w:author="Faizan Alam" w:date="2025-10-24T00:54:00Z"/>
        </w:rPr>
      </w:pPr>
      <w:ins w:id="94" w:author="Faizan Alam" w:date="2025-10-24T00:54:00Z">
        <w:r w:rsidRPr="007E62F2">
          <w:t>At some point in your career, you’ll likely find yourself in a situation where you need to combine data from two or more tables. SQL joins to provide you with the most efficient way to do that.</w:t>
        </w:r>
      </w:ins>
    </w:p>
    <w:p w14:paraId="67284A01" w14:textId="77777777" w:rsidR="007E62F2" w:rsidRPr="007E62F2" w:rsidRDefault="007E62F2" w:rsidP="007E62F2">
      <w:pPr>
        <w:rPr>
          <w:ins w:id="95" w:author="Faizan Alam" w:date="2025-10-24T00:54:00Z"/>
        </w:rPr>
      </w:pPr>
      <w:ins w:id="96" w:author="Faizan Alam" w:date="2025-10-24T00:54:00Z">
        <w:r w:rsidRPr="007E62F2">
          <w:t>Imagine you had a table that included the names of all the students in a grade and all of their classes. If you wanted to change one student’s name, you’d have to change it multiple times to ensure it’s consistent across all their different classes.</w:t>
        </w:r>
      </w:ins>
    </w:p>
    <w:p w14:paraId="0FABF9E2" w14:textId="77777777" w:rsidR="007E62F2" w:rsidRPr="007E62F2" w:rsidRDefault="007E62F2" w:rsidP="007E62F2">
      <w:pPr>
        <w:rPr>
          <w:ins w:id="97" w:author="Faizan Alam" w:date="2025-10-24T00:54:00Z"/>
        </w:rPr>
      </w:pPr>
      <w:ins w:id="98" w:author="Faizan Alam" w:date="2025-10-24T00:54:00Z">
        <w:r w:rsidRPr="007E62F2">
          <w:t>To accomplish this, you </w:t>
        </w:r>
        <w:r w:rsidRPr="007E62F2">
          <w:rPr>
            <w:i/>
            <w:iCs/>
          </w:rPr>
          <w:t>could</w:t>
        </w:r>
        <w:r w:rsidRPr="007E62F2">
          <w:t> separate all the data into a student table and a classes table.</w:t>
        </w:r>
      </w:ins>
    </w:p>
    <w:p w14:paraId="539E0DB2" w14:textId="77777777" w:rsidR="007E62F2" w:rsidRPr="007E62F2" w:rsidRDefault="007E62F2" w:rsidP="007E62F2">
      <w:pPr>
        <w:rPr>
          <w:ins w:id="99" w:author="Faizan Alam" w:date="2025-10-24T00:54:00Z"/>
        </w:rPr>
      </w:pPr>
      <w:ins w:id="100" w:author="Faizan Alam" w:date="2025-10-24T00:54:00Z">
        <w:r w:rsidRPr="007E62F2">
          <w:t>This option would make it easier for you to update the student’s name. However, it wouldn’t make your job easier overall and would take a lot more time in the long run.</w:t>
        </w:r>
      </w:ins>
    </w:p>
    <w:p w14:paraId="71804126" w14:textId="77777777" w:rsidR="007E62F2" w:rsidRPr="007E62F2" w:rsidRDefault="007E62F2" w:rsidP="007E62F2">
      <w:pPr>
        <w:rPr>
          <w:ins w:id="101" w:author="Faizan Alam" w:date="2025-10-24T00:54:00Z"/>
        </w:rPr>
      </w:pPr>
      <w:ins w:id="102" w:author="Faizan Alam" w:date="2025-10-24T00:54:00Z">
        <w:r w:rsidRPr="007E62F2">
          <w:t>After you separated the tables to make the name change, you’d then have to put everything back together in a table that would help the database answer other important questions. With SQL joins, though, you have a faster option.</w:t>
        </w:r>
      </w:ins>
    </w:p>
    <w:p w14:paraId="605046B0" w14:textId="77777777" w:rsidR="007E62F2" w:rsidRPr="007E62F2" w:rsidRDefault="007E62F2" w:rsidP="007E62F2">
      <w:pPr>
        <w:rPr>
          <w:ins w:id="103" w:author="Faizan Alam" w:date="2025-10-24T00:54:00Z"/>
        </w:rPr>
      </w:pPr>
      <w:ins w:id="104" w:author="Faizan Alam" w:date="2025-10-24T00:54:00Z">
        <w:r w:rsidRPr="007E62F2">
          <w:t>SQL joins will help you complete this task faster, producing the same results in less time.</w:t>
        </w:r>
      </w:ins>
    </w:p>
    <w:p w14:paraId="02B4BFC2" w14:textId="77777777" w:rsidR="007E62F2" w:rsidRPr="007E62F2" w:rsidRDefault="007E62F2" w:rsidP="007E62F2">
      <w:pPr>
        <w:rPr>
          <w:ins w:id="105" w:author="Faizan Alam" w:date="2025-10-24T00:54:00Z"/>
          <w:b/>
          <w:bCs/>
        </w:rPr>
      </w:pPr>
      <w:ins w:id="106" w:author="Faizan Alam" w:date="2025-10-24T00:54:00Z">
        <w:r w:rsidRPr="007E62F2">
          <w:rPr>
            <w:b/>
            <w:bCs/>
          </w:rPr>
          <w:t>SQL Joins Maintain Normalized Databases</w:t>
        </w:r>
      </w:ins>
    </w:p>
    <w:p w14:paraId="6B2D2594" w14:textId="77777777" w:rsidR="007E62F2" w:rsidRPr="007E62F2" w:rsidRDefault="007E62F2" w:rsidP="007E62F2">
      <w:pPr>
        <w:rPr>
          <w:ins w:id="107" w:author="Faizan Alam" w:date="2025-10-24T00:54:00Z"/>
        </w:rPr>
      </w:pPr>
      <w:ins w:id="108" w:author="Faizan Alam" w:date="2025-10-24T00:54:00Z">
        <w:r w:rsidRPr="007E62F2">
          <w:t>Normalization is a process of organizing data in databases. It includes table creation and establishing relationships between those tables based on </w:t>
        </w:r>
      </w:ins>
      <w:ins w:id="109" w:author="Faizan Alam" w:date="2025-10-24T19:52:00Z">
        <w:r w:rsidRPr="008D75DD">
          <w:t>certain rules</w:t>
        </w:r>
      </w:ins>
      <w:ins w:id="110" w:author="Faizan Alam" w:date="2025-10-24T21:58:00Z">
        <w:r w:rsidRPr="007E62F2">
          <w:t>.</w:t>
        </w:r>
      </w:ins>
      <w:ins w:id="111" w:author="Faizan Alam" w:date="2025-10-24T19:52:00Z">
        <w:r w:rsidRPr="007E62F2">
          <w:t>.</w:t>
        </w:r>
      </w:ins>
      <w:ins w:id="112" w:author="Faizan Alam" w:date="2025-10-24T00:54:00Z">
        <w:r w:rsidRPr="007E62F2">
          <w:fldChar w:fldCharType="begin"/>
        </w:r>
        <w:r w:rsidRPr="007E62F2">
          <w:instrText xml:space="preserve"> HYPERLINK "https://www.ibm.com/docs/en/informix-servers/12.10?topic=SSGU8G_12.1.0/com.ibm.ddi.doc/ids_ddi_191.htm" \t "_blank" </w:instrText>
        </w:r>
        <w:r w:rsidRPr="007E62F2">
          <w:fldChar w:fldCharType="separate"/>
        </w:r>
        <w:r w:rsidRPr="007E62F2">
          <w:rPr>
            <w:rStyle w:val="Hyperlink"/>
          </w:rPr>
          <w:t>certain rules</w:t>
        </w:r>
        <w:r w:rsidRPr="007E62F2">
          <w:fldChar w:fldCharType="end"/>
        </w:r>
        <w:r w:rsidRPr="007E62F2">
          <w:t>.</w:t>
        </w:r>
      </w:ins>
    </w:p>
    <w:p w14:paraId="3E079023" w14:textId="77777777" w:rsidR="007E62F2" w:rsidRPr="007E62F2" w:rsidRDefault="007E62F2" w:rsidP="007E62F2">
      <w:pPr>
        <w:rPr>
          <w:ins w:id="113" w:author="Faizan Alam" w:date="2025-10-24T00:54:00Z"/>
        </w:rPr>
      </w:pPr>
      <w:ins w:id="114" w:author="Faizan Alam" w:date="2025-10-24T00:54:00Z">
        <w:r w:rsidRPr="007E62F2">
          <w:t>Normalization helps you to reduce data redundancy, allowing for fewer data anomalies when you delete or update records.</w:t>
        </w:r>
      </w:ins>
    </w:p>
    <w:p w14:paraId="43315260" w14:textId="77777777" w:rsidR="007E62F2" w:rsidRPr="007E62F2" w:rsidRDefault="007E62F2" w:rsidP="007E62F2">
      <w:pPr>
        <w:rPr>
          <w:ins w:id="115" w:author="Faizan Alam" w:date="2025-10-24T00:54:00Z"/>
        </w:rPr>
      </w:pPr>
      <w:ins w:id="116" w:author="Faizan Alam" w:date="2025-10-24T00:54:00Z">
        <w:r w:rsidRPr="007E62F2">
          <w:t>Reducing redundancy also prevents wasted disk space and saves you from many potential maintenance problems (which will also slow down your process and interfere with productivity).</w:t>
        </w:r>
      </w:ins>
    </w:p>
    <w:p w14:paraId="5632078A" w14:textId="77777777" w:rsidR="007E62F2" w:rsidRPr="007E62F2" w:rsidRDefault="007E62F2" w:rsidP="007E62F2">
      <w:pPr>
        <w:rPr>
          <w:ins w:id="117" w:author="Faizan Alam" w:date="2025-10-24T00:54:00Z"/>
        </w:rPr>
      </w:pPr>
      <w:ins w:id="118" w:author="Faizan Alam" w:date="2025-10-24T00:54:00Z">
        <w:r w:rsidRPr="007E62F2">
          <w:t>SQL joins maintain normalized databases and save you from having to do extra work to fix redundancies, wasted space, etc.</w:t>
        </w:r>
      </w:ins>
    </w:p>
    <w:p w14:paraId="58580ABB" w14:textId="77777777" w:rsidR="007E62F2" w:rsidRPr="007E62F2" w:rsidRDefault="007E62F2" w:rsidP="007E62F2">
      <w:pPr>
        <w:rPr>
          <w:ins w:id="119" w:author="Faizan Alam" w:date="2025-10-24T00:54:00Z"/>
          <w:b/>
          <w:bCs/>
        </w:rPr>
      </w:pPr>
      <w:ins w:id="120" w:author="Faizan Alam" w:date="2025-10-24T00:54:00Z">
        <w:r w:rsidRPr="007E62F2">
          <w:rPr>
            <w:b/>
            <w:bCs/>
          </w:rPr>
          <w:t>SQL Joins Reduce Database Workload</w:t>
        </w:r>
      </w:ins>
    </w:p>
    <w:p w14:paraId="44A07A5B" w14:textId="77777777" w:rsidR="007E62F2" w:rsidRPr="007E62F2" w:rsidRDefault="007E62F2" w:rsidP="007E62F2">
      <w:pPr>
        <w:rPr>
          <w:ins w:id="121" w:author="Faizan Alam" w:date="2025-10-24T00:54:00Z"/>
        </w:rPr>
      </w:pPr>
      <w:ins w:id="122" w:author="Faizan Alam" w:date="2025-10-24T00:54:00Z">
        <w:r w:rsidRPr="007E62F2">
          <w:t>SQL Joins also reduce the workload placed on the database because you can use one join query to get the same result as multiple queries. Why would you wear yourself (and the database) out with multiple steps when one step produces the same thing?</w:t>
        </w:r>
      </w:ins>
    </w:p>
    <w:p w14:paraId="5B82C767" w14:textId="77777777" w:rsidR="007E62F2" w:rsidRPr="007E62F2" w:rsidRDefault="007E62F2" w:rsidP="007E62F2">
      <w:pPr>
        <w:rPr>
          <w:ins w:id="123" w:author="Faizan Alam" w:date="2025-10-24T00:54:00Z"/>
        </w:rPr>
      </w:pPr>
      <w:ins w:id="124" w:author="Faizan Alam" w:date="2025-10-24T00:54:00Z">
        <w:r w:rsidRPr="007E62F2">
          <w:t>When you reduce the database workload, you can make better use of the database’s various functions (search, filter, sort, etc.).</w:t>
        </w:r>
      </w:ins>
    </w:p>
    <w:p w14:paraId="4328AC29" w14:textId="08CFE8D9" w:rsidR="007E62F2" w:rsidRDefault="007E62F2" w:rsidP="007E62F2">
      <w:pPr>
        <w:rPr>
          <w:ins w:id="125" w:author="Faizan Alam" w:date="2025-10-24T00:54:00Z"/>
        </w:rPr>
      </w:pPr>
      <w:ins w:id="126" w:author="Faizan Alam" w:date="2025-10-24T00:54:00Z">
        <w:r w:rsidRPr="007E62F2">
          <w:t>You can also work more efficiently and reduce your chances of experiencing time-consuming (and potentially costly) maintenance issues, freeing yourself up to focus on other important aspects of your job.</w:t>
        </w:r>
      </w:ins>
    </w:p>
    <w:p w14:paraId="2D79F5BF" w14:textId="16A802C9" w:rsidR="00825683" w:rsidRPr="008D75DD" w:rsidRDefault="008D75DD" w:rsidP="007E62F2">
      <w:pPr>
        <w:rPr>
          <w:ins w:id="127" w:author="Faizan Alam" w:date="2025-10-24T00:54:00Z"/>
          <w:b/>
          <w:i/>
          <w:rPrChange w:id="128" w:author="Faizan Alam" w:date="2025-10-24T21:58:00Z">
            <w:rPr>
              <w:ins w:id="129" w:author="Faizan Alam" w:date="2025-10-24T00:54:00Z"/>
              <w:b/>
              <w:i/>
            </w:rPr>
          </w:rPrChange>
        </w:rPr>
      </w:pPr>
      <w:ins w:id="130" w:author="Faizan Alam" w:date="2025-10-24T19:52:00Z">
        <w:r w:rsidRPr="008D75DD">
          <w:rPr>
            <w:i/>
            <w:iCs/>
          </w:rPr>
          <w:t xml:space="preserve">Note: </w:t>
        </w:r>
      </w:ins>
      <w:ins w:id="131" w:author="Faizan Alam" w:date="2025-10-24T00:54:00Z">
        <w:r w:rsidR="00825683" w:rsidRPr="008D75DD">
          <w:rPr>
            <w:i/>
            <w:rPrChange w:id="132" w:author="Faizan Alam" w:date="2025-10-24T21:58:00Z">
              <w:rPr>
                <w:i/>
              </w:rPr>
            </w:rPrChange>
          </w:rPr>
          <w:t xml:space="preserve">Join is always </w:t>
        </w:r>
        <w:r w:rsidR="00825683" w:rsidRPr="008D75DD">
          <w:rPr>
            <w:b/>
            <w:i/>
            <w:rPrChange w:id="133" w:author="Faizan Alam" w:date="2025-10-24T21:58:00Z">
              <w:rPr>
                <w:b/>
                <w:i/>
              </w:rPr>
            </w:rPrChange>
          </w:rPr>
          <w:t>cross product + condition.</w:t>
        </w:r>
      </w:ins>
    </w:p>
    <w:p w14:paraId="2628F09E" w14:textId="1945019A" w:rsidR="007E62F2" w:rsidRDefault="007E62F2" w:rsidP="00244868">
      <w:pPr>
        <w:rPr>
          <w:ins w:id="134" w:author="Faizan Alam" w:date="2025-10-24T00:54:00Z"/>
        </w:rPr>
      </w:pPr>
    </w:p>
    <w:p w14:paraId="59F135F5" w14:textId="77777777" w:rsidR="007E62F2" w:rsidRPr="007E62F2" w:rsidRDefault="007E62F2" w:rsidP="007E62F2">
      <w:pPr>
        <w:rPr>
          <w:ins w:id="135" w:author="Faizan Alam" w:date="2025-10-24T00:54:00Z"/>
          <w:b/>
          <w:bCs/>
        </w:rPr>
      </w:pPr>
      <w:ins w:id="136" w:author="Faizan Alam" w:date="2025-10-24T00:54:00Z">
        <w:r w:rsidRPr="007E62F2">
          <w:rPr>
            <w:b/>
            <w:bCs/>
          </w:rPr>
          <w:t>SQL Join Types</w:t>
        </w:r>
      </w:ins>
    </w:p>
    <w:p w14:paraId="15AFEB52" w14:textId="77777777" w:rsidR="007E62F2" w:rsidRPr="007E62F2" w:rsidRDefault="007E62F2" w:rsidP="007E62F2">
      <w:pPr>
        <w:rPr>
          <w:ins w:id="137" w:author="Faizan Alam" w:date="2025-10-24T00:54:00Z"/>
        </w:rPr>
      </w:pPr>
      <w:ins w:id="138" w:author="Faizan Alam" w:date="2025-10-24T00:54:00Z">
        <w:r w:rsidRPr="007E62F2">
          <w:t>The essential components of an SQL join include:</w:t>
        </w:r>
      </w:ins>
    </w:p>
    <w:p w14:paraId="18E3712C" w14:textId="77777777" w:rsidR="007E62F2" w:rsidRPr="007E62F2" w:rsidRDefault="007E62F2" w:rsidP="007E62F2">
      <w:pPr>
        <w:numPr>
          <w:ilvl w:val="0"/>
          <w:numId w:val="32"/>
        </w:numPr>
        <w:rPr>
          <w:ins w:id="139" w:author="Faizan Alam" w:date="2025-10-24T00:54:00Z"/>
        </w:rPr>
      </w:pPr>
      <w:ins w:id="140" w:author="Faizan Alam" w:date="2025-10-24T00:54:00Z">
        <w:r w:rsidRPr="007E62F2">
          <w:t>At least two tables</w:t>
        </w:r>
      </w:ins>
      <w:ins w:id="141" w:author="Faizan Alam" w:date="2025-10-24T19:52:00Z">
        <w:r w:rsidR="008D75DD">
          <w:t xml:space="preserve"> (except self-join)</w:t>
        </w:r>
      </w:ins>
    </w:p>
    <w:p w14:paraId="68796A4A" w14:textId="129347AE" w:rsidR="007E62F2" w:rsidRPr="007E62F2" w:rsidRDefault="007E62F2" w:rsidP="007E62F2">
      <w:pPr>
        <w:numPr>
          <w:ilvl w:val="0"/>
          <w:numId w:val="32"/>
        </w:numPr>
        <w:rPr>
          <w:ins w:id="142" w:author="Faizan Alam" w:date="2025-10-24T00:54:00Z"/>
        </w:rPr>
      </w:pPr>
      <w:ins w:id="143" w:author="Faizan Alam" w:date="2025-10-24T00:54:00Z">
        <w:r w:rsidRPr="007E62F2">
          <w:t xml:space="preserve">A specific join </w:t>
        </w:r>
      </w:ins>
      <w:ins w:id="144" w:author="Faizan Alam" w:date="2025-10-24T21:58:00Z">
        <w:r w:rsidR="00825683">
          <w:t>condition</w:t>
        </w:r>
      </w:ins>
      <w:ins w:id="145" w:author="Faizan Alam" w:date="2025-10-24T19:52:00Z">
        <w:r w:rsidR="00825683">
          <w:t>condition</w:t>
        </w:r>
      </w:ins>
      <w:ins w:id="146" w:author="Faizan Alam" w:date="2025-10-24T00:54:00Z">
        <w:r w:rsidR="00825683">
          <w:t>conditions</w:t>
        </w:r>
      </w:ins>
    </w:p>
    <w:p w14:paraId="14EF99C3" w14:textId="77777777" w:rsidR="007E62F2" w:rsidRPr="007E62F2" w:rsidRDefault="007E62F2" w:rsidP="007E62F2">
      <w:pPr>
        <w:rPr>
          <w:ins w:id="147" w:author="Faizan Alam" w:date="2025-10-24T00:54:00Z"/>
        </w:rPr>
      </w:pPr>
      <w:ins w:id="148" w:author="Faizan Alam" w:date="2025-10-24T00:54:00Z">
        <w:r w:rsidRPr="007E62F2">
          <w:t>The tables feature rows that you’ll combine, and the join condition provides instructions for which rows will be matched together.</w:t>
        </w:r>
      </w:ins>
    </w:p>
    <w:p w14:paraId="46EA9180" w14:textId="77777777" w:rsidR="007E62F2" w:rsidRPr="007E62F2" w:rsidRDefault="007E62F2" w:rsidP="007E62F2">
      <w:pPr>
        <w:rPr>
          <w:ins w:id="149" w:author="Faizan Alam" w:date="2025-10-24T00:54:00Z"/>
        </w:rPr>
      </w:pPr>
      <w:ins w:id="150" w:author="Faizan Alam" w:date="2025-10-24T00:54:00Z">
        <w:r w:rsidRPr="007E62F2">
          <w:t>There are several different types of SQL joins you can use to combine data from tables (the type you choose will depend on your goals). However, the following are some of the most commonly used joins you should be aware of:</w:t>
        </w:r>
      </w:ins>
    </w:p>
    <w:p w14:paraId="075B37E8" w14:textId="6FC7A35C" w:rsidR="007E62F2" w:rsidRPr="007772E1" w:rsidRDefault="007E62F2" w:rsidP="00244868">
      <w:pPr>
        <w:rPr>
          <w:ins w:id="151" w:author="Faizan Alam" w:date="2025-10-24T00:54:00Z"/>
          <w:b/>
          <w:bCs/>
        </w:rPr>
      </w:pPr>
    </w:p>
    <w:p w14:paraId="58D2ED37" w14:textId="0B9BC182" w:rsidR="00825683" w:rsidRPr="007772E1" w:rsidRDefault="00825683" w:rsidP="00FE0E65">
      <w:pPr>
        <w:pStyle w:val="Heading2"/>
        <w:rPr>
          <w:ins w:id="152" w:author="Faizan Alam" w:date="2025-10-24T00:54:00Z"/>
        </w:rPr>
      </w:pPr>
      <w:bookmarkStart w:id="153" w:name="_Toc212221620"/>
      <w:bookmarkStart w:id="154" w:name="_Toc212235565"/>
      <w:ins w:id="155" w:author="Faizan Alam" w:date="2025-10-24T00:54:00Z">
        <w:r w:rsidRPr="007772E1">
          <w:t>Natural Joins</w:t>
        </w:r>
        <w:bookmarkEnd w:id="153"/>
        <w:bookmarkEnd w:id="154"/>
      </w:ins>
    </w:p>
    <w:p w14:paraId="557346A0" w14:textId="422CC3A7" w:rsidR="007772E1" w:rsidRDefault="007772E1" w:rsidP="00244868">
      <w:pPr>
        <w:rPr>
          <w:ins w:id="156" w:author="Faizan Alam" w:date="2025-10-24T00:54:00Z"/>
        </w:rPr>
      </w:pPr>
      <w:ins w:id="157" w:author="Faizan Alam" w:date="2025-10-24T00:54:00Z">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ins>
    </w:p>
    <w:p w14:paraId="48CAEE00" w14:textId="77777777" w:rsidR="007772E1" w:rsidRPr="007772E1" w:rsidRDefault="007772E1" w:rsidP="007772E1">
      <w:pPr>
        <w:rPr>
          <w:ins w:id="158" w:author="Faizan Alam" w:date="2025-10-24T00:54:00Z"/>
        </w:rPr>
      </w:pPr>
      <w:ins w:id="159" w:author="Faizan Alam" w:date="2025-10-24T00:54:00Z">
        <w:r w:rsidRPr="007772E1">
          <w:t>The key features of a natural join are:</w:t>
        </w:r>
      </w:ins>
    </w:p>
    <w:p w14:paraId="2C194CFE" w14:textId="77777777" w:rsidR="007772E1" w:rsidRPr="007772E1" w:rsidRDefault="007772E1" w:rsidP="007772E1">
      <w:pPr>
        <w:numPr>
          <w:ilvl w:val="0"/>
          <w:numId w:val="34"/>
        </w:numPr>
        <w:rPr>
          <w:ins w:id="160" w:author="Faizan Alam" w:date="2025-10-24T00:54:00Z"/>
        </w:rPr>
      </w:pPr>
      <w:ins w:id="161" w:author="Faizan Alam" w:date="2025-10-24T00:54:00Z">
        <w:r w:rsidRPr="007772E1">
          <w:t>It is an INNER JOIN by default that returns only matching rows between the tables.</w:t>
        </w:r>
      </w:ins>
    </w:p>
    <w:p w14:paraId="61AB81B1" w14:textId="77777777" w:rsidR="007772E1" w:rsidRPr="007772E1" w:rsidRDefault="007772E1" w:rsidP="007772E1">
      <w:pPr>
        <w:numPr>
          <w:ilvl w:val="0"/>
          <w:numId w:val="34"/>
        </w:numPr>
        <w:rPr>
          <w:ins w:id="162" w:author="Faizan Alam" w:date="2025-10-24T00:54:00Z"/>
        </w:rPr>
      </w:pPr>
      <w:ins w:id="163" w:author="Faizan Alam" w:date="2025-10-24T00:54:00Z">
        <w:r w:rsidRPr="007772E1">
          <w:t>Tables are joined based on all columns with the same name and data types. The SQL engine automatically detects these common columns.</w:t>
        </w:r>
      </w:ins>
    </w:p>
    <w:p w14:paraId="0B9B3FD7" w14:textId="77777777" w:rsidR="007772E1" w:rsidRPr="007772E1" w:rsidRDefault="007772E1" w:rsidP="007772E1">
      <w:pPr>
        <w:numPr>
          <w:ilvl w:val="0"/>
          <w:numId w:val="34"/>
        </w:numPr>
        <w:rPr>
          <w:ins w:id="164" w:author="Faizan Alam" w:date="2025-10-24T00:54:00Z"/>
        </w:rPr>
      </w:pPr>
      <w:ins w:id="165" w:author="Faizan Alam" w:date="2025-10-24T00:54:00Z">
        <w:r w:rsidRPr="007772E1">
          <w:t>Output contains unique columns; common join columns appear only once.</w:t>
        </w:r>
      </w:ins>
    </w:p>
    <w:p w14:paraId="5DECDB18" w14:textId="77777777" w:rsidR="007772E1" w:rsidRPr="007772E1" w:rsidRDefault="007772E1" w:rsidP="007772E1">
      <w:pPr>
        <w:numPr>
          <w:ilvl w:val="0"/>
          <w:numId w:val="34"/>
        </w:numPr>
        <w:rPr>
          <w:ins w:id="166" w:author="Faizan Alam" w:date="2025-10-24T00:54:00Z"/>
        </w:rPr>
      </w:pPr>
      <w:ins w:id="167" w:author="Faizan Alam" w:date="2025-10-24T00:54:00Z">
        <w:r w:rsidRPr="007772E1">
          <w:t>ON or USING clauses cannot be used to specify join columns, as join uses all common column names implicitly.</w:t>
        </w:r>
      </w:ins>
    </w:p>
    <w:p w14:paraId="26FCEDD2" w14:textId="41CD1CBA" w:rsidR="00C43BD1" w:rsidRDefault="007772E1" w:rsidP="00C43BD1">
      <w:pPr>
        <w:numPr>
          <w:ilvl w:val="0"/>
          <w:numId w:val="34"/>
        </w:numPr>
        <w:rPr>
          <w:ins w:id="168" w:author="Faizan Alam" w:date="2025-10-24T00:54:00Z"/>
        </w:rPr>
      </w:pPr>
      <w:ins w:id="169" w:author="Faizan Alam" w:date="2025-10-24T00:54:00Z">
        <w:r w:rsidRPr="007772E1">
          <w:t>Can be combined with left, right, and full outer joins for more flexibility.</w:t>
        </w:r>
      </w:ins>
    </w:p>
    <w:p w14:paraId="7E7F6163" w14:textId="77777777" w:rsidR="00C43BD1" w:rsidRDefault="00C43BD1" w:rsidP="00C43BD1">
      <w:pPr>
        <w:numPr>
          <w:ilvl w:val="0"/>
          <w:numId w:val="34"/>
        </w:numPr>
        <w:rPr>
          <w:ins w:id="170" w:author="Faizan Alam" w:date="2025-10-24T00:54:00Z"/>
        </w:rPr>
      </w:pPr>
      <w:ins w:id="171" w:author="Faizan Alam" w:date="2025-10-24T00:54:00Z">
        <w:r>
          <w:t>If there are two or more common columns in tables being joined using a NATURAL JOIN, the join condition will implicitly include all of these common columns.</w:t>
        </w:r>
      </w:ins>
    </w:p>
    <w:p w14:paraId="74D3E123" w14:textId="77C80A19" w:rsidR="00C43BD1" w:rsidRPr="007772E1" w:rsidRDefault="00C43BD1" w:rsidP="00C43BD1">
      <w:pPr>
        <w:numPr>
          <w:ilvl w:val="0"/>
          <w:numId w:val="34"/>
        </w:numPr>
        <w:rPr>
          <w:ins w:id="172" w:author="Faizan Alam" w:date="2025-10-24T00:54:00Z"/>
        </w:rPr>
      </w:pPr>
      <w:ins w:id="173" w:author="Faizan Alam" w:date="2025-10-24T00:54:00Z">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ins>
    </w:p>
    <w:p w14:paraId="5AF1F3F4" w14:textId="27F0DC8B" w:rsidR="007772E1" w:rsidRDefault="007772E1" w:rsidP="00244868">
      <w:pPr>
        <w:rPr>
          <w:ins w:id="174" w:author="Faizan Alam" w:date="2025-10-24T00:54:00Z"/>
        </w:rPr>
      </w:pPr>
    </w:p>
    <w:p w14:paraId="006FF5A1" w14:textId="77777777" w:rsidR="007772E1" w:rsidRPr="007772E1" w:rsidRDefault="007772E1" w:rsidP="007772E1">
      <w:pPr>
        <w:rPr>
          <w:ins w:id="175" w:author="Faizan Alam" w:date="2025-10-24T00:54:00Z"/>
          <w:b/>
          <w:bCs/>
        </w:rPr>
      </w:pPr>
      <w:ins w:id="176" w:author="Faizan Alam" w:date="2025-10-24T00:54:00Z">
        <w:r w:rsidRPr="007772E1">
          <w:rPr>
            <w:b/>
            <w:bCs/>
          </w:rPr>
          <w:t>Syntax</w:t>
        </w:r>
      </w:ins>
    </w:p>
    <w:p w14:paraId="622EDF4D" w14:textId="77777777" w:rsidR="007772E1" w:rsidRPr="007772E1" w:rsidRDefault="007772E1" w:rsidP="007772E1">
      <w:pPr>
        <w:rPr>
          <w:ins w:id="177" w:author="Faizan Alam" w:date="2025-10-24T00:54:00Z"/>
        </w:rPr>
      </w:pPr>
      <w:ins w:id="178" w:author="Faizan Alam" w:date="2025-10-24T00:54:00Z">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ins>
    </w:p>
    <w:p w14:paraId="7D06CA35" w14:textId="77777777" w:rsidR="009414C7" w:rsidRDefault="009414C7" w:rsidP="007772E1">
      <w:pPr>
        <w:rPr>
          <w:ins w:id="179" w:author="Faizan Alam" w:date="2025-10-24T00:54:00Z"/>
        </w:rPr>
      </w:pPr>
    </w:p>
    <w:p w14:paraId="3B39878F" w14:textId="513F1B4A" w:rsidR="007772E1" w:rsidRPr="007772E1" w:rsidRDefault="007772E1" w:rsidP="007772E1">
      <w:pPr>
        <w:rPr>
          <w:ins w:id="180" w:author="Faizan Alam" w:date="2025-10-24T00:54:00Z"/>
          <w:b/>
          <w:bCs/>
        </w:rPr>
      </w:pPr>
      <w:ins w:id="181" w:author="Faizan Alam" w:date="2025-10-24T00:54:00Z">
        <w:r w:rsidRPr="007772E1">
          <w:rPr>
            <w:b/>
            <w:bCs/>
          </w:rPr>
          <w:t xml:space="preserve">SELECT </w:t>
        </w:r>
        <w:r w:rsidRPr="00EF1E70">
          <w:rPr>
            <w:b/>
            <w:bCs/>
          </w:rPr>
          <w:t>&lt;</w:t>
        </w:r>
        <w:r w:rsidRPr="007772E1">
          <w:rPr>
            <w:b/>
            <w:bCs/>
          </w:rPr>
          <w:t>column1, column2, column3,...</w:t>
        </w:r>
        <w:r w:rsidRPr="00EF1E70">
          <w:rPr>
            <w:b/>
            <w:bCs/>
          </w:rPr>
          <w:t xml:space="preserve"> column N&gt;</w:t>
        </w:r>
      </w:ins>
    </w:p>
    <w:p w14:paraId="29123E2F" w14:textId="44FC418E" w:rsidR="007772E1" w:rsidRPr="007772E1" w:rsidRDefault="007772E1" w:rsidP="007772E1">
      <w:pPr>
        <w:rPr>
          <w:ins w:id="182" w:author="Faizan Alam" w:date="2025-10-24T00:54:00Z"/>
          <w:b/>
          <w:bCs/>
        </w:rPr>
      </w:pPr>
      <w:ins w:id="183" w:author="Faizan Alam" w:date="2025-10-24T00:54:00Z">
        <w:r w:rsidRPr="007772E1">
          <w:rPr>
            <w:b/>
            <w:bCs/>
          </w:rPr>
          <w:t>FROM</w:t>
        </w:r>
        <w:r w:rsidRPr="00EF1E70">
          <w:rPr>
            <w:b/>
            <w:bCs/>
          </w:rPr>
          <w:t>&lt;</w:t>
        </w:r>
        <w:r w:rsidRPr="007772E1">
          <w:rPr>
            <w:b/>
            <w:bCs/>
          </w:rPr>
          <w:t xml:space="preserve"> </w:t>
        </w:r>
        <w:r w:rsidRPr="00EF1E70">
          <w:rPr>
            <w:b/>
            <w:bCs/>
          </w:rPr>
          <w:t>Table_Name1&gt;</w:t>
        </w:r>
      </w:ins>
    </w:p>
    <w:p w14:paraId="3BE8649F" w14:textId="451CE183" w:rsidR="007772E1" w:rsidRPr="007772E1" w:rsidRDefault="007772E1" w:rsidP="007772E1">
      <w:pPr>
        <w:rPr>
          <w:ins w:id="184" w:author="Faizan Alam" w:date="2025-10-24T00:54:00Z"/>
          <w:b/>
          <w:bCs/>
        </w:rPr>
      </w:pPr>
      <w:ins w:id="185" w:author="Faizan Alam" w:date="2025-10-24T00:54:00Z">
        <w:r w:rsidRPr="007772E1">
          <w:rPr>
            <w:b/>
            <w:bCs/>
          </w:rPr>
          <w:t xml:space="preserve">NATURAL JOIN </w:t>
        </w:r>
        <w:r w:rsidRPr="00EF1E70">
          <w:rPr>
            <w:b/>
            <w:bCs/>
          </w:rPr>
          <w:t>&lt;Table_Name2&gt;</w:t>
        </w:r>
      </w:ins>
    </w:p>
    <w:p w14:paraId="2C792E63" w14:textId="1207CA76" w:rsidR="006358D7" w:rsidRDefault="009414C7" w:rsidP="00244868">
      <w:pPr>
        <w:rPr>
          <w:ins w:id="186" w:author="Faizan Alam" w:date="2025-10-24T00:54:00Z"/>
        </w:rPr>
      </w:pPr>
      <w:ins w:id="187" w:author="Faizan Alam" w:date="2025-10-24T00:54:00Z">
        <w:r>
          <w:t xml:space="preserve"> </w:t>
        </w:r>
      </w:ins>
    </w:p>
    <w:p w14:paraId="4FEEC8B0" w14:textId="64E50F27" w:rsidR="009414C7" w:rsidRDefault="009414C7" w:rsidP="00244868">
      <w:pPr>
        <w:rPr>
          <w:ins w:id="188" w:author="Faizan Alam" w:date="2025-10-24T00:54:00Z"/>
        </w:rPr>
      </w:pPr>
      <w:ins w:id="189" w:author="Faizan Alam" w:date="2025-10-24T00:54:00Z">
        <w:r>
          <w:t xml:space="preserve">Natural Join can be opened up </w:t>
        </w:r>
        <w:r w:rsidR="00EF1E70">
          <w:t>into:</w:t>
        </w:r>
      </w:ins>
    </w:p>
    <w:p w14:paraId="6D559ECD" w14:textId="77777777" w:rsidR="00B209FD" w:rsidRDefault="009414C7" w:rsidP="00244868">
      <w:pPr>
        <w:rPr>
          <w:ins w:id="190" w:author="Faizan Alam" w:date="2025-10-24T00:54:00Z"/>
          <w:b/>
          <w:bCs/>
        </w:rPr>
      </w:pPr>
      <w:ins w:id="191" w:author="Faizan Alam" w:date="2025-10-24T00:54:00Z">
        <w:r w:rsidRPr="00EF1E70">
          <w:rPr>
            <w:b/>
            <w:bCs/>
          </w:rPr>
          <w:t xml:space="preserve">SELECT &lt;Columns&gt; FROM &lt;Table_&gt;, &lt;Table_2&gt;,… </w:t>
        </w:r>
      </w:ins>
    </w:p>
    <w:p w14:paraId="52292F34" w14:textId="1981A24D" w:rsidR="009414C7" w:rsidRPr="00EF1E70" w:rsidRDefault="009414C7" w:rsidP="00244868">
      <w:pPr>
        <w:rPr>
          <w:ins w:id="192" w:author="Faizan Alam" w:date="2025-10-24T00:54:00Z"/>
          <w:b/>
          <w:bCs/>
        </w:rPr>
      </w:pPr>
      <w:ins w:id="193" w:author="Faizan Alam" w:date="2025-10-24T00:54:00Z">
        <w:r w:rsidRPr="00EF1E70">
          <w:rPr>
            <w:b/>
            <w:bCs/>
          </w:rPr>
          <w:t>&lt;Table_Name_N&gt;</w:t>
        </w:r>
        <w:r w:rsidR="00B209FD">
          <w:rPr>
            <w:b/>
            <w:bCs/>
          </w:rPr>
          <w:t xml:space="preserve"> ---------- Cartesian product</w:t>
        </w:r>
      </w:ins>
    </w:p>
    <w:p w14:paraId="678DDA6D" w14:textId="4E4F3524" w:rsidR="009414C7" w:rsidRDefault="009414C7" w:rsidP="00244868">
      <w:pPr>
        <w:rPr>
          <w:ins w:id="194" w:author="Faizan Alam" w:date="2025-10-24T00:54:00Z"/>
          <w:b/>
          <w:bCs/>
        </w:rPr>
      </w:pPr>
      <w:ins w:id="195" w:author="Faizan Alam" w:date="2025-10-24T00:54:00Z">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ins>
    </w:p>
    <w:p w14:paraId="4FB68B4E" w14:textId="290B1863" w:rsidR="006266C1" w:rsidRDefault="006266C1" w:rsidP="00244868">
      <w:pPr>
        <w:rPr>
          <w:ins w:id="196" w:author="Faizan Alam" w:date="2025-10-24T00:54:00Z"/>
          <w:b/>
          <w:bCs/>
        </w:rPr>
      </w:pPr>
    </w:p>
    <w:p w14:paraId="29B35AC5" w14:textId="77777777" w:rsidR="006266C1" w:rsidRPr="00EF1E70" w:rsidRDefault="006266C1" w:rsidP="00244868">
      <w:pPr>
        <w:rPr>
          <w:ins w:id="197" w:author="Faizan Alam" w:date="2025-10-24T00:54:00Z"/>
          <w:b/>
          <w:bCs/>
        </w:rPr>
      </w:pPr>
    </w:p>
    <w:p w14:paraId="43806AD2" w14:textId="5CD5263F" w:rsidR="006358D7" w:rsidRPr="00C65B3E" w:rsidRDefault="00C65B3E" w:rsidP="00244868">
      <w:pPr>
        <w:rPr>
          <w:ins w:id="198" w:author="Faizan Alam" w:date="2025-10-24T00:54:00Z"/>
          <w:b/>
          <w:bCs/>
        </w:rPr>
      </w:pPr>
      <w:ins w:id="199" w:author="Faizan Alam" w:date="2025-10-24T00:54:00Z">
        <w:r w:rsidRPr="00C65B3E">
          <w:rPr>
            <w:b/>
            <w:bCs/>
          </w:rPr>
          <w:t>SELECT * FROM TableA</w:t>
        </w:r>
        <w:r w:rsidRPr="00C65B3E">
          <w:rPr>
            <w:b/>
            <w:bCs/>
          </w:rPr>
          <w:br/>
          <w:t>NATURAL JOIN TableB   ------------------------</w:t>
        </w:r>
        <w:r>
          <w:rPr>
            <w:b/>
            <w:bCs/>
          </w:rPr>
          <w:t xml:space="preserve"> Natural Join on more than 2 tables.</w:t>
        </w:r>
        <w:r w:rsidRPr="00C65B3E">
          <w:rPr>
            <w:b/>
            <w:bCs/>
          </w:rPr>
          <w:br/>
          <w:t>NATURAL JOIN TableC;</w:t>
        </w:r>
      </w:ins>
    </w:p>
    <w:p w14:paraId="70D49A06" w14:textId="2725BB50" w:rsidR="006358D7" w:rsidRPr="00C65B3E" w:rsidRDefault="006358D7" w:rsidP="00244868">
      <w:pPr>
        <w:rPr>
          <w:ins w:id="200" w:author="Faizan Alam" w:date="2025-10-24T00:54:00Z"/>
          <w:b/>
          <w:bCs/>
        </w:rPr>
      </w:pPr>
    </w:p>
    <w:p w14:paraId="634D74B6" w14:textId="77777777" w:rsidR="00E04F58" w:rsidRPr="00E04F58" w:rsidRDefault="00E04F58" w:rsidP="00E04F58">
      <w:pPr>
        <w:numPr>
          <w:ilvl w:val="0"/>
          <w:numId w:val="36"/>
        </w:numPr>
        <w:rPr>
          <w:ins w:id="201" w:author="Faizan Alam" w:date="2025-10-24T00:54:00Z"/>
        </w:rPr>
      </w:pPr>
      <w:ins w:id="202" w:author="Faizan Alam" w:date="2025-10-24T00:54:00Z">
        <w:r w:rsidRPr="00E04F58">
          <w:t>The first NATURAL JOIN combines TableA and TableB based on their common columns. The result of this join is a temporary, intermediate table.</w:t>
        </w:r>
      </w:ins>
    </w:p>
    <w:p w14:paraId="2D835258" w14:textId="77777777" w:rsidR="00E04F58" w:rsidRPr="00E04F58" w:rsidRDefault="00E04F58" w:rsidP="00E04F58">
      <w:pPr>
        <w:numPr>
          <w:ilvl w:val="0"/>
          <w:numId w:val="36"/>
        </w:numPr>
        <w:rPr>
          <w:ins w:id="203" w:author="Faizan Alam" w:date="2025-10-24T00:54:00Z"/>
        </w:rPr>
      </w:pPr>
      <w:ins w:id="204" w:author="Faizan Alam" w:date="2025-10-24T00:54:00Z">
        <w:r w:rsidRPr="00E04F58">
          <w:t>The second NATURAL JOIN then takes this intermediate table and joins it with TableC, again matching on common column names and data types.</w:t>
        </w:r>
      </w:ins>
    </w:p>
    <w:p w14:paraId="01921530" w14:textId="7EC7012C" w:rsidR="006358D7" w:rsidRDefault="006358D7" w:rsidP="00244868">
      <w:pPr>
        <w:rPr>
          <w:ins w:id="205" w:author="Faizan Alam" w:date="2025-10-24T00:54:00Z"/>
        </w:rPr>
      </w:pPr>
    </w:p>
    <w:p w14:paraId="3384FACF" w14:textId="0F969A90" w:rsidR="00164646" w:rsidRDefault="00164646" w:rsidP="00244868">
      <w:pPr>
        <w:rPr>
          <w:ins w:id="206" w:author="Faizan Alam" w:date="2025-10-24T00:54:00Z"/>
        </w:rPr>
      </w:pPr>
    </w:p>
    <w:p w14:paraId="1F9427EC" w14:textId="77777777" w:rsidR="00164646" w:rsidRPr="00164646" w:rsidRDefault="00164646" w:rsidP="00164646">
      <w:pPr>
        <w:rPr>
          <w:ins w:id="207" w:author="Faizan Alam" w:date="2025-10-24T00:54:00Z"/>
          <w:b/>
          <w:bCs/>
        </w:rPr>
      </w:pPr>
      <w:ins w:id="208" w:author="Faizan Alam" w:date="2025-10-24T00:54:00Z">
        <w:r w:rsidRPr="00164646">
          <w:rPr>
            <w:b/>
            <w:bCs/>
          </w:rPr>
          <w:t>What Is A Natural Join With No Common Attributes?</w:t>
        </w:r>
      </w:ins>
    </w:p>
    <w:p w14:paraId="11CC5E88" w14:textId="77777777" w:rsidR="00164646" w:rsidRPr="00164646" w:rsidRDefault="00164646" w:rsidP="00164646">
      <w:pPr>
        <w:rPr>
          <w:ins w:id="209" w:author="Faizan Alam" w:date="2025-10-24T00:54:00Z"/>
        </w:rPr>
      </w:pPr>
      <w:ins w:id="210" w:author="Faizan Alam" w:date="2025-10-24T00:54:00Z">
        <w:r w:rsidRPr="00164646">
          <w:t>A natural join on tables with no common columns results in a cartesian product where each row from one table is joined with every row of the other table.</w:t>
        </w:r>
      </w:ins>
    </w:p>
    <w:p w14:paraId="1FB4451B" w14:textId="1785E02D" w:rsidR="00164646" w:rsidRDefault="00BB34E2" w:rsidP="00244868">
      <w:pPr>
        <w:rPr>
          <w:ins w:id="211" w:author="Faizan Alam" w:date="2025-10-24T00:54:00Z"/>
        </w:rPr>
      </w:pPr>
      <w:ins w:id="212" w:author="Faizan Alam" w:date="2025-10-24T21:58:00Z">
        <w:r>
          <w:rPr>
            <w:noProof/>
          </w:rPr>
          <w:drawing>
            <wp:anchor distT="0" distB="0" distL="114300" distR="114300" simplePos="0" relativeHeight="251680768"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del w:id="213" w:author="Faizan Alam" w:date="2025-10-24T19:52:00Z">
        <w:r>
          <w:rPr>
            <w:noProof/>
          </w:rPr>
          <w:drawing>
            <wp:anchor distT="0" distB="0" distL="114300" distR="114300" simplePos="0" relativeHeight="25166848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14" w:author="Faizan Alam" w:date="2025-10-24T00:54:00Z">
        <w:r>
          <w:rPr>
            <w:noProof/>
          </w:rPr>
          <w:drawing>
            <wp:anchor distT="0" distB="0" distL="114300" distR="114300" simplePos="0" relativeHeight="25166233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47F015D" w14:textId="77777777" w:rsidR="00BB34E2" w:rsidRDefault="00BB34E2" w:rsidP="006358D7">
      <w:pPr>
        <w:rPr>
          <w:ins w:id="215" w:author="Faizan Alam" w:date="2025-10-24T00:54:00Z"/>
          <w:b/>
          <w:bCs/>
        </w:rPr>
      </w:pPr>
    </w:p>
    <w:p w14:paraId="0DDA664B" w14:textId="7088A06A" w:rsidR="006358D7" w:rsidRPr="006358D7" w:rsidRDefault="006358D7" w:rsidP="006358D7">
      <w:pPr>
        <w:rPr>
          <w:ins w:id="216" w:author="Faizan Alam" w:date="2025-10-24T00:54:00Z"/>
          <w:b/>
          <w:bCs/>
        </w:rPr>
      </w:pPr>
      <w:ins w:id="217" w:author="Faizan Alam" w:date="2025-10-24T00:54:00Z">
        <w:r w:rsidRPr="006358D7">
          <w:rPr>
            <w:b/>
            <w:bCs/>
          </w:rPr>
          <w:t>How to Decide Which SQL Join to Use</w:t>
        </w:r>
      </w:ins>
    </w:p>
    <w:p w14:paraId="0E930CF6" w14:textId="77777777" w:rsidR="006358D7" w:rsidRPr="006358D7" w:rsidRDefault="006358D7" w:rsidP="006358D7">
      <w:pPr>
        <w:rPr>
          <w:ins w:id="218" w:author="Faizan Alam" w:date="2025-10-24T00:54:00Z"/>
        </w:rPr>
      </w:pPr>
      <w:ins w:id="219" w:author="Faizan Alam" w:date="2025-10-24T00:54:00Z">
        <w:r w:rsidRPr="006358D7">
          <w:t>Sometimes, it’s obvious when you need to use an inner join, left join, etc. In other situations, though, you might be confused about the best way to proceed.</w:t>
        </w:r>
      </w:ins>
    </w:p>
    <w:p w14:paraId="3A64F84F" w14:textId="77777777" w:rsidR="006358D7" w:rsidRPr="006358D7" w:rsidRDefault="006358D7" w:rsidP="006358D7">
      <w:pPr>
        <w:rPr>
          <w:ins w:id="220" w:author="Faizan Alam" w:date="2025-10-24T00:54:00Z"/>
        </w:rPr>
      </w:pPr>
      <w:ins w:id="221" w:author="Faizan Alam" w:date="2025-10-24T00:54:00Z">
        <w:r w:rsidRPr="006358D7">
          <w:t>When that confusion arises, these guidelines can help:</w:t>
        </w:r>
      </w:ins>
    </w:p>
    <w:p w14:paraId="4E96B85A" w14:textId="77777777" w:rsidR="006358D7" w:rsidRPr="006358D7" w:rsidRDefault="006358D7" w:rsidP="006358D7">
      <w:pPr>
        <w:numPr>
          <w:ilvl w:val="0"/>
          <w:numId w:val="33"/>
        </w:numPr>
        <w:rPr>
          <w:ins w:id="222" w:author="Faizan Alam" w:date="2025-10-24T00:54:00Z"/>
        </w:rPr>
      </w:pPr>
      <w:ins w:id="223" w:author="Faizan Alam" w:date="2025-10-24T00:54:00Z">
        <w:r w:rsidRPr="006358D7">
          <w:rPr>
            <w:b/>
            <w:bCs/>
          </w:rPr>
          <w:t>Use an inner join when</w:t>
        </w:r>
        <w:r w:rsidRPr="006358D7">
          <w:t>: You don’t need to show all the records from the first table </w:t>
        </w:r>
        <w:r w:rsidRPr="006358D7">
          <w:rPr>
            <w:i/>
            <w:iCs/>
          </w:rPr>
          <w:t>or </w:t>
        </w:r>
        <w:r w:rsidRPr="006358D7">
          <w:t>all the records from the second table.</w:t>
        </w:r>
      </w:ins>
    </w:p>
    <w:p w14:paraId="072B43BE" w14:textId="77777777" w:rsidR="006358D7" w:rsidRPr="006358D7" w:rsidRDefault="006358D7" w:rsidP="006358D7">
      <w:pPr>
        <w:numPr>
          <w:ilvl w:val="0"/>
          <w:numId w:val="33"/>
        </w:numPr>
        <w:rPr>
          <w:ins w:id="224" w:author="Faizan Alam" w:date="2025-10-24T00:54:00Z"/>
        </w:rPr>
      </w:pPr>
      <w:ins w:id="225" w:author="Faizan Alam" w:date="2025-10-24T00:54:00Z">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ins>
    </w:p>
    <w:p w14:paraId="21D28AD8" w14:textId="77777777" w:rsidR="006358D7" w:rsidRPr="006358D7" w:rsidRDefault="006358D7" w:rsidP="006358D7">
      <w:pPr>
        <w:numPr>
          <w:ilvl w:val="0"/>
          <w:numId w:val="33"/>
        </w:numPr>
        <w:rPr>
          <w:ins w:id="226" w:author="Faizan Alam" w:date="2025-10-24T00:54:00Z"/>
        </w:rPr>
      </w:pPr>
      <w:ins w:id="227" w:author="Faizan Alam" w:date="2025-10-24T00:54:00Z">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ins>
    </w:p>
    <w:p w14:paraId="25254A80" w14:textId="77777777" w:rsidR="006358D7" w:rsidRPr="006358D7" w:rsidRDefault="006358D7" w:rsidP="006358D7">
      <w:pPr>
        <w:numPr>
          <w:ilvl w:val="0"/>
          <w:numId w:val="33"/>
        </w:numPr>
        <w:rPr>
          <w:ins w:id="228" w:author="Faizan Alam" w:date="2025-10-24T00:54:00Z"/>
        </w:rPr>
      </w:pPr>
      <w:ins w:id="229" w:author="Faizan Alam" w:date="2025-10-24T00:54:00Z">
        <w:r w:rsidRPr="006358D7">
          <w:rPr>
            <w:b/>
            <w:bCs/>
          </w:rPr>
          <w:t>Use a full join when</w:t>
        </w:r>
        <w:r w:rsidRPr="006358D7">
          <w:t>: You need to show all the records from the first and second tables, </w:t>
        </w:r>
        <w:r w:rsidRPr="006358D7">
          <w:rPr>
            <w:i/>
            <w:iCs/>
          </w:rPr>
          <w:t>and </w:t>
        </w:r>
        <w:r w:rsidRPr="006358D7">
          <w:t>you need to join the tables based on one or more columns.</w:t>
        </w:r>
      </w:ins>
    </w:p>
    <w:p w14:paraId="2805A314" w14:textId="77777777" w:rsidR="00E04F58" w:rsidRDefault="006358D7" w:rsidP="00244868">
      <w:pPr>
        <w:numPr>
          <w:ilvl w:val="0"/>
          <w:numId w:val="33"/>
        </w:numPr>
        <w:rPr>
          <w:ins w:id="230" w:author="Faizan Alam" w:date="2025-10-24T00:54:00Z"/>
        </w:rPr>
      </w:pPr>
      <w:ins w:id="231" w:author="Faizan Alam" w:date="2025-10-24T00:54:00Z">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ins>
    </w:p>
    <w:p w14:paraId="7891EDDA" w14:textId="24F08307" w:rsidR="00E04F58" w:rsidRDefault="006358D7" w:rsidP="0057497C">
      <w:pPr>
        <w:rPr>
          <w:ins w:id="232" w:author="Faizan Alam" w:date="2025-10-24T00:54:00Z"/>
        </w:rPr>
      </w:pPr>
      <w:ins w:id="233" w:author="Faizan Alam" w:date="2025-10-24T21:58:00Z">
        <w:r>
          <w:rPr>
            <w:noProof/>
          </w:rPr>
          <w:drawing>
            <wp:anchor distT="0" distB="0" distL="114300" distR="114300" simplePos="0" relativeHeight="251682816"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del w:id="234" w:author="Faizan Alam" w:date="2025-10-24T19:52:00Z">
        <w:r>
          <w:rPr>
            <w:noProof/>
          </w:rPr>
          <w:drawing>
            <wp:anchor distT="0" distB="0" distL="114300" distR="114300" simplePos="0" relativeHeight="25167052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35" w:author="Faizan Alam" w:date="2025-10-24T00:54:00Z">
        <w:r>
          <w:rPr>
            <w:noProof/>
          </w:rPr>
          <w:drawing>
            <wp:anchor distT="0" distB="0" distL="114300" distR="114300" simplePos="0" relativeHeight="251661312"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A987339" w14:textId="77777777" w:rsidR="009352B2" w:rsidRDefault="009352B2" w:rsidP="00FE0E65">
      <w:pPr>
        <w:pStyle w:val="Heading2"/>
        <w:rPr>
          <w:ins w:id="236" w:author="Faizan Alam" w:date="2025-10-24T00:54:00Z"/>
        </w:rPr>
      </w:pPr>
    </w:p>
    <w:p w14:paraId="1E8B7B2A" w14:textId="77777777" w:rsidR="009352B2" w:rsidRDefault="009352B2" w:rsidP="00FE0E65">
      <w:pPr>
        <w:pStyle w:val="Heading2"/>
        <w:rPr>
          <w:ins w:id="237" w:author="Faizan Alam" w:date="2025-10-24T00:54:00Z"/>
        </w:rPr>
      </w:pPr>
    </w:p>
    <w:p w14:paraId="01C1A12C" w14:textId="77777777" w:rsidR="009352B2" w:rsidRDefault="009352B2" w:rsidP="00FE0E65">
      <w:pPr>
        <w:pStyle w:val="Heading2"/>
        <w:rPr>
          <w:ins w:id="238" w:author="Faizan Alam" w:date="2025-10-24T00:54:00Z"/>
        </w:rPr>
      </w:pPr>
    </w:p>
    <w:p w14:paraId="43E1D4A0" w14:textId="77777777" w:rsidR="009352B2" w:rsidRDefault="009352B2" w:rsidP="00FE0E65">
      <w:pPr>
        <w:pStyle w:val="Heading2"/>
        <w:rPr>
          <w:ins w:id="239" w:author="Faizan Alam" w:date="2025-10-24T00:54:00Z"/>
        </w:rPr>
      </w:pPr>
    </w:p>
    <w:p w14:paraId="20FCED4D" w14:textId="77777777" w:rsidR="009352B2" w:rsidRDefault="009352B2" w:rsidP="00FE0E65">
      <w:pPr>
        <w:pStyle w:val="Heading2"/>
        <w:rPr>
          <w:ins w:id="240" w:author="Faizan Alam" w:date="2025-10-24T00:54:00Z"/>
        </w:rPr>
      </w:pPr>
    </w:p>
    <w:p w14:paraId="02E4F04B" w14:textId="77777777" w:rsidR="009352B2" w:rsidRDefault="009352B2" w:rsidP="00FE0E65">
      <w:pPr>
        <w:pStyle w:val="Heading2"/>
        <w:rPr>
          <w:ins w:id="241" w:author="Faizan Alam" w:date="2025-10-24T00:54:00Z"/>
        </w:rPr>
      </w:pPr>
    </w:p>
    <w:p w14:paraId="5DE38E6E" w14:textId="14F146B6" w:rsidR="009352B2" w:rsidRDefault="009352B2" w:rsidP="00FE0E65">
      <w:pPr>
        <w:pStyle w:val="Heading2"/>
        <w:rPr>
          <w:ins w:id="242" w:author="Faizan Alam" w:date="2025-10-24T00:54:00Z"/>
        </w:rPr>
      </w:pPr>
    </w:p>
    <w:p w14:paraId="0732705D" w14:textId="350D54C3" w:rsidR="009352B2" w:rsidRDefault="009352B2" w:rsidP="009352B2">
      <w:pPr>
        <w:rPr>
          <w:ins w:id="243" w:author="Faizan Alam" w:date="2025-10-24T00:54:00Z"/>
        </w:rPr>
      </w:pPr>
    </w:p>
    <w:p w14:paraId="5B79806C" w14:textId="5F40A94A" w:rsidR="009352B2" w:rsidRDefault="009352B2" w:rsidP="009352B2">
      <w:pPr>
        <w:rPr>
          <w:ins w:id="244" w:author="Faizan Alam" w:date="2025-10-24T00:54:00Z"/>
        </w:rPr>
      </w:pPr>
    </w:p>
    <w:p w14:paraId="4EAB77F7" w14:textId="232610C7" w:rsidR="009352B2" w:rsidRDefault="009352B2" w:rsidP="009352B2">
      <w:pPr>
        <w:rPr>
          <w:ins w:id="245" w:author="Faizan Alam" w:date="2025-10-24T00:54:00Z"/>
        </w:rPr>
      </w:pPr>
    </w:p>
    <w:p w14:paraId="065E782A" w14:textId="71349CE0" w:rsidR="009352B2" w:rsidRDefault="009352B2" w:rsidP="009352B2">
      <w:pPr>
        <w:rPr>
          <w:ins w:id="246" w:author="Faizan Alam" w:date="2025-10-24T00:54:00Z"/>
        </w:rPr>
      </w:pPr>
    </w:p>
    <w:p w14:paraId="0A73315E" w14:textId="00399D86" w:rsidR="009352B2" w:rsidRDefault="009352B2" w:rsidP="009352B2">
      <w:pPr>
        <w:rPr>
          <w:ins w:id="247" w:author="Faizan Alam" w:date="2025-10-24T00:54:00Z"/>
        </w:rPr>
      </w:pPr>
    </w:p>
    <w:p w14:paraId="3D5CBDE6" w14:textId="77777777" w:rsidR="009352B2" w:rsidRPr="009352B2" w:rsidRDefault="009352B2" w:rsidP="009352B2">
      <w:pPr>
        <w:rPr>
          <w:ins w:id="248" w:author="Faizan Alam" w:date="2025-10-24T00:54:00Z"/>
        </w:rPr>
      </w:pPr>
    </w:p>
    <w:p w14:paraId="39DF5E36" w14:textId="23E33135" w:rsidR="0057497C" w:rsidRPr="0057497C" w:rsidRDefault="0057497C" w:rsidP="00FE0E65">
      <w:pPr>
        <w:pStyle w:val="Heading2"/>
        <w:rPr>
          <w:ins w:id="249" w:author="Faizan Alam" w:date="2025-10-24T00:54:00Z"/>
        </w:rPr>
      </w:pPr>
      <w:bookmarkStart w:id="250" w:name="_Toc212221621"/>
      <w:bookmarkStart w:id="251" w:name="_Toc212235566"/>
      <w:ins w:id="252" w:author="Faizan Alam" w:date="2025-10-24T00:54:00Z">
        <w:r w:rsidRPr="0057497C">
          <w:t>SQL SELF JOIN</w:t>
        </w:r>
        <w:bookmarkEnd w:id="250"/>
        <w:bookmarkEnd w:id="251"/>
      </w:ins>
    </w:p>
    <w:p w14:paraId="78AFCC1E" w14:textId="77777777" w:rsidR="009352B2" w:rsidRDefault="009352B2" w:rsidP="0057497C">
      <w:pPr>
        <w:rPr>
          <w:ins w:id="253" w:author="Faizan Alam" w:date="2025-10-24T00:54:00Z"/>
        </w:rPr>
      </w:pPr>
    </w:p>
    <w:p w14:paraId="0FCB466E" w14:textId="7DDBEA13" w:rsidR="0057497C" w:rsidRPr="0057497C" w:rsidRDefault="0057497C" w:rsidP="0057497C">
      <w:pPr>
        <w:rPr>
          <w:ins w:id="254" w:author="Faizan Alam" w:date="2025-10-24T00:54:00Z"/>
        </w:rPr>
      </w:pPr>
      <w:ins w:id="255" w:author="Faizan Alam" w:date="2025-10-24T00:54:00Z">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ins>
    </w:p>
    <w:p w14:paraId="0459B485" w14:textId="77777777" w:rsidR="0057497C" w:rsidRPr="0057497C" w:rsidRDefault="0057497C" w:rsidP="0057497C">
      <w:pPr>
        <w:rPr>
          <w:ins w:id="256" w:author="Faizan Alam" w:date="2025-10-24T00:54:00Z"/>
        </w:rPr>
      </w:pPr>
      <w:ins w:id="257" w:author="Faizan Alam" w:date="2025-10-24T00:54:00Z">
        <w:r w:rsidRPr="0057497C">
          <w:t>The join predicates in a self-join work just like any other join predicate. You can join columns across the two instances of the table to compare values and return related rows.</w:t>
        </w:r>
      </w:ins>
    </w:p>
    <w:p w14:paraId="4E691BED" w14:textId="77777777" w:rsidR="00DA21F0" w:rsidRPr="00DA21F0" w:rsidRDefault="00DA21F0" w:rsidP="00DA21F0">
      <w:pPr>
        <w:rPr>
          <w:ins w:id="258" w:author="Faizan Alam" w:date="2025-10-24T00:54:00Z"/>
          <w:b/>
          <w:bCs/>
        </w:rPr>
      </w:pPr>
      <w:ins w:id="259" w:author="Faizan Alam" w:date="2025-10-24T00:54:00Z">
        <w:r w:rsidRPr="00DA21F0">
          <w:rPr>
            <w:b/>
            <w:bCs/>
          </w:rPr>
          <w:t>Syntax</w:t>
        </w:r>
      </w:ins>
    </w:p>
    <w:p w14:paraId="316141FE" w14:textId="77777777" w:rsidR="00DA21F0" w:rsidRPr="00DA21F0" w:rsidRDefault="00DA21F0" w:rsidP="00DA21F0">
      <w:pPr>
        <w:rPr>
          <w:ins w:id="260" w:author="Faizan Alam" w:date="2025-10-24T00:54:00Z"/>
        </w:rPr>
      </w:pPr>
      <w:ins w:id="261" w:author="Faizan Alam" w:date="2025-10-24T00:54:00Z">
        <w:r w:rsidRPr="00DA21F0">
          <w:t>The self-join syntax involves aliasing the table references and joining them together, just like you would join two different tables.</w:t>
        </w:r>
      </w:ins>
    </w:p>
    <w:p w14:paraId="7B2D8084" w14:textId="77777777" w:rsidR="00DA21F0" w:rsidRPr="00DA21F0" w:rsidRDefault="00DA21F0" w:rsidP="00DA21F0">
      <w:pPr>
        <w:rPr>
          <w:ins w:id="262" w:author="Faizan Alam" w:date="2025-10-24T00:54:00Z"/>
          <w:b/>
          <w:bCs/>
        </w:rPr>
      </w:pPr>
      <w:ins w:id="263" w:author="Faizan Alam" w:date="2025-10-24T00:54:00Z">
        <w:r w:rsidRPr="00DA21F0">
          <w:rPr>
            <w:b/>
            <w:bCs/>
          </w:rPr>
          <w:t>SELECT t1.column1, t2.column2</w:t>
        </w:r>
      </w:ins>
    </w:p>
    <w:p w14:paraId="1BA84097" w14:textId="044B27DB" w:rsidR="00DA21F0" w:rsidRPr="00DA21F0" w:rsidRDefault="00DA21F0" w:rsidP="00DA21F0">
      <w:pPr>
        <w:rPr>
          <w:ins w:id="264" w:author="Faizan Alam" w:date="2025-10-24T00:54:00Z"/>
          <w:b/>
          <w:bCs/>
        </w:rPr>
      </w:pPr>
      <w:ins w:id="265" w:author="Faizan Alam" w:date="2025-10-24T00:54:00Z">
        <w:r w:rsidRPr="00DA21F0">
          <w:rPr>
            <w:b/>
            <w:bCs/>
          </w:rPr>
          <w:t>FROM table t1</w:t>
        </w:r>
      </w:ins>
    </w:p>
    <w:p w14:paraId="20C2A56B" w14:textId="285470CD" w:rsidR="00DA21F0" w:rsidRPr="00DA21F0" w:rsidRDefault="00DA21F0" w:rsidP="00DA21F0">
      <w:pPr>
        <w:rPr>
          <w:ins w:id="266" w:author="Faizan Alam" w:date="2025-10-24T00:54:00Z"/>
          <w:b/>
          <w:bCs/>
        </w:rPr>
      </w:pPr>
      <w:ins w:id="267" w:author="Faizan Alam" w:date="2025-10-24T00:54:00Z">
        <w:r w:rsidRPr="00DA21F0">
          <w:rPr>
            <w:b/>
            <w:bCs/>
          </w:rPr>
          <w:t>JOIN table t2 ON t1.id = t2.</w:t>
        </w:r>
      </w:ins>
      <w:ins w:id="268" w:author="Faizan Alam" w:date="2025-10-24T21:58:00Z">
        <w:r w:rsidRPr="00DA21F0">
          <w:rPr>
            <w:b/>
            <w:bCs/>
          </w:rPr>
          <w:t>id</w:t>
        </w:r>
      </w:ins>
      <w:ins w:id="269" w:author="Faizan Alam" w:date="2025-10-24T19:52:00Z">
        <w:r w:rsidRPr="00DA21F0">
          <w:rPr>
            <w:b/>
            <w:bCs/>
          </w:rPr>
          <w:t>id</w:t>
        </w:r>
      </w:ins>
      <w:ins w:id="270" w:author="Faizan Alam" w:date="2025-10-24T00:54:00Z">
        <w:r w:rsidRPr="00DA21F0">
          <w:rPr>
            <w:b/>
            <w:bCs/>
          </w:rPr>
          <w:t>t1id</w:t>
        </w:r>
      </w:ins>
    </w:p>
    <w:p w14:paraId="6650B510" w14:textId="77777777" w:rsidR="00DA21F0" w:rsidRPr="00DA21F0" w:rsidRDefault="00DA21F0" w:rsidP="00DA21F0">
      <w:pPr>
        <w:numPr>
          <w:ilvl w:val="0"/>
          <w:numId w:val="37"/>
        </w:numPr>
        <w:rPr>
          <w:ins w:id="271" w:author="Faizan Alam" w:date="2025-10-24T00:54:00Z"/>
        </w:rPr>
      </w:pPr>
      <w:ins w:id="272" w:author="Faizan Alam" w:date="2025-10-24T00:54:00Z">
        <w:r w:rsidRPr="00DA21F0">
          <w:t>SELECT t1.column1, t2.Column: You select the columns you want from each instance of the table. Use the aliases to distinguish columns from the two table instances.</w:t>
        </w:r>
      </w:ins>
    </w:p>
    <w:p w14:paraId="413F13AF" w14:textId="77777777" w:rsidR="00DA21F0" w:rsidRPr="00DA21F0" w:rsidRDefault="00DA21F0" w:rsidP="00DA21F0">
      <w:pPr>
        <w:numPr>
          <w:ilvl w:val="0"/>
          <w:numId w:val="37"/>
        </w:numPr>
        <w:rPr>
          <w:ins w:id="273" w:author="Faizan Alam" w:date="2025-10-24T00:54:00Z"/>
        </w:rPr>
      </w:pPr>
      <w:ins w:id="274" w:author="Faizan Alam" w:date="2025-10-24T00:54:00Z">
        <w:r w:rsidRPr="00DA21F0">
          <w:t>FROM table AS t1: defines the first reference to the table and aliases it as t1. This is the left side of the join.</w:t>
        </w:r>
      </w:ins>
    </w:p>
    <w:p w14:paraId="2BE2F77E" w14:textId="77777777" w:rsidR="00DA21F0" w:rsidRPr="00DA21F0" w:rsidRDefault="00DA21F0" w:rsidP="00DA21F0">
      <w:pPr>
        <w:numPr>
          <w:ilvl w:val="0"/>
          <w:numId w:val="37"/>
        </w:numPr>
        <w:rPr>
          <w:ins w:id="275" w:author="Faizan Alam" w:date="2025-10-24T00:54:00Z"/>
        </w:rPr>
      </w:pPr>
      <w:ins w:id="276" w:author="Faizan Alam" w:date="2025-10-24T00:54:00Z">
        <w:r w:rsidRPr="00DA21F0">
          <w:t>JOIN table AS t2: Joins the second reference to the table, aliasing it as t2. This right side will be joined to the left side.</w:t>
        </w:r>
      </w:ins>
    </w:p>
    <w:p w14:paraId="3D3D6B39" w14:textId="77AF437A" w:rsidR="00DA21F0" w:rsidRDefault="00DA21F0" w:rsidP="00DA21F0">
      <w:pPr>
        <w:numPr>
          <w:ilvl w:val="0"/>
          <w:numId w:val="37"/>
        </w:numPr>
        <w:rPr>
          <w:ins w:id="277" w:author="Faizan Alam" w:date="2025-10-24T00:54:00Z"/>
        </w:rPr>
      </w:pPr>
      <w:ins w:id="278" w:author="Faizan Alam" w:date="2025-10-24T00:54:00Z">
        <w:r w:rsidRPr="00DA21F0">
          <w:t>ON t1.id = t2.t1id: join predicate comparing the id column from the left table instance to the t1id column from the right instance. You can join any shared column.</w:t>
        </w:r>
      </w:ins>
    </w:p>
    <w:p w14:paraId="19BC8CDE" w14:textId="7174E9B3" w:rsidR="009352B2" w:rsidRDefault="009352B2" w:rsidP="009352B2">
      <w:pPr>
        <w:rPr>
          <w:ins w:id="279" w:author="Faizan Alam" w:date="2025-10-24T00:54:00Z"/>
        </w:rPr>
      </w:pPr>
    </w:p>
    <w:p w14:paraId="2D367C0D" w14:textId="1E41DAA9" w:rsidR="009352B2" w:rsidRDefault="009352B2" w:rsidP="009352B2">
      <w:pPr>
        <w:rPr>
          <w:ins w:id="280" w:author="Faizan Alam" w:date="2025-10-24T00:54:00Z"/>
        </w:rPr>
      </w:pPr>
    </w:p>
    <w:p w14:paraId="5F6E5A5D" w14:textId="278D7AE0" w:rsidR="009352B2" w:rsidRDefault="009352B2" w:rsidP="009352B2">
      <w:pPr>
        <w:rPr>
          <w:ins w:id="281" w:author="Faizan Alam" w:date="2025-10-24T00:54:00Z"/>
        </w:rPr>
      </w:pPr>
    </w:p>
    <w:p w14:paraId="2C750E9F" w14:textId="16D74B3C" w:rsidR="009352B2" w:rsidRDefault="009352B2" w:rsidP="009352B2">
      <w:pPr>
        <w:pStyle w:val="NormalWeb"/>
        <w:rPr>
          <w:ins w:id="282" w:author="Faizan Alam" w:date="2025-10-24T00:54:00Z"/>
        </w:rPr>
      </w:pPr>
      <w:ins w:id="283" w:author="Faizan Alam" w:date="2025-10-24T21:58:00Z">
        <w:r>
          <w:rPr>
            <w:noProof/>
          </w:rPr>
          <w:drawing>
            <wp:anchor distT="0" distB="0" distL="114300" distR="114300" simplePos="0" relativeHeight="251684864"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del w:id="284" w:author="Faizan Alam" w:date="2025-10-24T19:52:00Z">
        <w:r>
          <w:rPr>
            <w:noProof/>
          </w:rPr>
          <w:drawing>
            <wp:anchor distT="0" distB="0" distL="114300" distR="114300" simplePos="0" relativeHeight="25167257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85" w:author="Faizan Alam" w:date="2025-10-24T00:54:00Z">
        <w:r>
          <w:rPr>
            <w:noProof/>
          </w:rPr>
          <w:drawing>
            <wp:anchor distT="0" distB="0" distL="114300" distR="114300" simplePos="0" relativeHeight="251663360"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9AFBC16" w14:textId="3D7054D2" w:rsidR="009352B2" w:rsidRPr="00DA21F0" w:rsidRDefault="009352B2" w:rsidP="009352B2">
      <w:pPr>
        <w:rPr>
          <w:ins w:id="286" w:author="Faizan Alam" w:date="2025-10-24T00:54:00Z"/>
        </w:rPr>
      </w:pPr>
    </w:p>
    <w:p w14:paraId="34E741D9" w14:textId="26D5EB43" w:rsidR="009352B2" w:rsidRPr="00DA21F0" w:rsidRDefault="00DA21F0" w:rsidP="00DA21F0">
      <w:pPr>
        <w:rPr>
          <w:ins w:id="287" w:author="Faizan Alam" w:date="2025-10-24T00:54:00Z"/>
        </w:rPr>
      </w:pPr>
      <w:ins w:id="288" w:author="Faizan Alam" w:date="2025-10-24T00:54:00Z">
        <w:r w:rsidRPr="00DA21F0">
          <w:t>So, in summary, you are creating two aliased references to the table that can then be treated as separate tables in the join syntax. The join predicate matches related rows from the two instances.</w:t>
        </w:r>
      </w:ins>
    </w:p>
    <w:p w14:paraId="36665657" w14:textId="77777777" w:rsidR="0057497C" w:rsidRDefault="0057497C" w:rsidP="0057497C">
      <w:pPr>
        <w:rPr>
          <w:ins w:id="289" w:author="Faizan Alam" w:date="2025-10-24T00:54:00Z"/>
        </w:rPr>
      </w:pPr>
    </w:p>
    <w:p w14:paraId="7D802AD9" w14:textId="2904F9B8" w:rsidR="00E04F58" w:rsidRDefault="00E04F58" w:rsidP="00E04F58">
      <w:pPr>
        <w:tabs>
          <w:tab w:val="left" w:pos="4090"/>
        </w:tabs>
        <w:rPr>
          <w:ins w:id="290" w:author="Faizan Alam" w:date="2025-10-24T00:54:00Z"/>
        </w:rPr>
      </w:pPr>
    </w:p>
    <w:p w14:paraId="3EECCFA0" w14:textId="5DF57A00" w:rsidR="00BE371C" w:rsidRDefault="00020845" w:rsidP="00E04F58">
      <w:pPr>
        <w:tabs>
          <w:tab w:val="left" w:pos="4090"/>
        </w:tabs>
        <w:rPr>
          <w:ins w:id="291" w:author="Faizan Alam" w:date="2025-10-24T00:54:00Z"/>
        </w:rPr>
      </w:pPr>
      <w:ins w:id="292" w:author="Faizan Alam" w:date="2025-10-24T00:54:00Z">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ins>
    </w:p>
    <w:p w14:paraId="25A8F6AF" w14:textId="4AF5B99D" w:rsidR="00E04F58" w:rsidRDefault="00F85221" w:rsidP="00F85221">
      <w:pPr>
        <w:tabs>
          <w:tab w:val="left" w:pos="4090"/>
        </w:tabs>
        <w:rPr>
          <w:ins w:id="293" w:author="Faizan Alam" w:date="2025-10-24T00:54:00Z"/>
        </w:rPr>
      </w:pPr>
      <w:ins w:id="294" w:author="Faizan Alam" w:date="2025-10-24T00:54:00Z">
        <w:r>
          <w:t xml:space="preserve">* Find/Display/return usually refers to attributes/ columns which need to be stated at </w:t>
        </w:r>
        <w:r w:rsidRPr="00312BEF">
          <w:rPr>
            <w:b/>
            <w:bCs/>
          </w:rPr>
          <w:t>SELECT</w:t>
        </w:r>
        <w:r>
          <w:t xml:space="preserve"> Statement level.</w:t>
        </w:r>
      </w:ins>
    </w:p>
    <w:p w14:paraId="4FDE9DF7" w14:textId="1CE140AE" w:rsidR="00F85221" w:rsidRDefault="00F85221" w:rsidP="00F85221">
      <w:pPr>
        <w:tabs>
          <w:tab w:val="left" w:pos="4090"/>
        </w:tabs>
        <w:rPr>
          <w:ins w:id="295" w:author="Faizan Alam" w:date="2025-10-24T00:54:00Z"/>
        </w:rPr>
      </w:pPr>
      <w:ins w:id="296" w:author="Faizan Alam" w:date="2025-10-24T00:54:00Z">
        <w:r>
          <w:t xml:space="preserve">** If the department and employees are on different tables, then it suggests we need </w:t>
        </w:r>
        <w:r w:rsidR="00C20A03">
          <w:t xml:space="preserve">a </w:t>
        </w:r>
        <w:r w:rsidR="00C20A03" w:rsidRPr="00312BEF">
          <w:rPr>
            <w:b/>
            <w:bCs/>
          </w:rPr>
          <w:t>JOIN</w:t>
        </w:r>
        <w:r>
          <w:t xml:space="preserve"> statement.</w:t>
        </w:r>
      </w:ins>
    </w:p>
    <w:p w14:paraId="015A56D2" w14:textId="7F491BB8" w:rsidR="00E04F58" w:rsidRPr="00E04F58" w:rsidRDefault="00F85221" w:rsidP="00E04F58">
      <w:pPr>
        <w:tabs>
          <w:tab w:val="left" w:pos="4090"/>
        </w:tabs>
        <w:rPr>
          <w:ins w:id="297" w:author="Faizan Alam" w:date="2025-10-24T00:54:00Z"/>
        </w:rPr>
      </w:pPr>
      <w:ins w:id="298" w:author="Faizan Alam" w:date="2025-10-24T00:54:00Z">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ins>
    </w:p>
    <w:p w14:paraId="189389FD" w14:textId="11548B7B" w:rsidR="00040B56" w:rsidRDefault="00040B56" w:rsidP="00FE0E65">
      <w:pPr>
        <w:pStyle w:val="Heading2"/>
        <w:rPr>
          <w:ins w:id="299" w:author="Faizan Alam" w:date="2025-10-24T00:54:00Z"/>
        </w:rPr>
      </w:pPr>
    </w:p>
    <w:p w14:paraId="7377B743" w14:textId="77777777" w:rsidR="00040B56" w:rsidRPr="00040B56" w:rsidRDefault="00040B56" w:rsidP="00040B56">
      <w:pPr>
        <w:rPr>
          <w:ins w:id="300" w:author="Faizan Alam" w:date="2025-10-24T00:54:00Z"/>
        </w:rPr>
      </w:pPr>
    </w:p>
    <w:p w14:paraId="71BC6B5D" w14:textId="2A7293FE" w:rsidR="00E04F58" w:rsidRDefault="00874FEB" w:rsidP="00FE0E65">
      <w:pPr>
        <w:pStyle w:val="Heading2"/>
        <w:rPr>
          <w:ins w:id="301" w:author="Faizan Alam" w:date="2025-10-24T00:54:00Z"/>
        </w:rPr>
      </w:pPr>
      <w:bookmarkStart w:id="302" w:name="_Toc212221622"/>
      <w:bookmarkStart w:id="303" w:name="_Toc212235567"/>
      <w:ins w:id="304" w:author="Faizan Alam" w:date="2025-10-24T00:54:00Z">
        <w:r w:rsidRPr="0099673D">
          <w:t>SQL EQUI JOIN</w:t>
        </w:r>
        <w:bookmarkEnd w:id="302"/>
        <w:bookmarkEnd w:id="303"/>
      </w:ins>
    </w:p>
    <w:p w14:paraId="6E7860E2" w14:textId="77777777" w:rsidR="00040B56" w:rsidRPr="00040B56" w:rsidRDefault="00040B56" w:rsidP="00040B56">
      <w:pPr>
        <w:rPr>
          <w:ins w:id="305" w:author="Faizan Alam" w:date="2025-10-24T00:54:00Z"/>
        </w:rPr>
      </w:pPr>
    </w:p>
    <w:p w14:paraId="390ECA65" w14:textId="77777777" w:rsidR="00874FEB" w:rsidRPr="00874FEB" w:rsidRDefault="00874FEB" w:rsidP="00874FEB">
      <w:pPr>
        <w:rPr>
          <w:ins w:id="306" w:author="Faizan Alam" w:date="2025-10-24T00:54:00Z"/>
        </w:rPr>
      </w:pPr>
      <w:ins w:id="307" w:author="Faizan Alam" w:date="2025-10-24T00:54:00Z">
        <w:r w:rsidRPr="00874FEB">
          <w:t>An Equi Join in SQL is a type of join that combines rows from two or more tables based on a common column or set of columns, using the equality operator = to compare column values.</w:t>
        </w:r>
      </w:ins>
    </w:p>
    <w:p w14:paraId="077745F5" w14:textId="77777777" w:rsidR="00874FEB" w:rsidRPr="00874FEB" w:rsidRDefault="00874FEB" w:rsidP="00874FEB">
      <w:pPr>
        <w:rPr>
          <w:ins w:id="308" w:author="Faizan Alam" w:date="2025-10-24T00:54:00Z"/>
        </w:rPr>
      </w:pPr>
      <w:ins w:id="309" w:author="Faizan Alam" w:date="2025-10-24T00:54:00Z">
        <w:r w:rsidRPr="00874FEB">
          <w:t>It is one of the most frequently used types of joins because it matches columns from different tables that have equal values, allowing the combination of related data.</w:t>
        </w:r>
      </w:ins>
    </w:p>
    <w:p w14:paraId="72AD7A86" w14:textId="647EBEFD" w:rsidR="00874FEB" w:rsidRPr="00874FEB" w:rsidRDefault="00874FEB" w:rsidP="00874FEB">
      <w:pPr>
        <w:rPr>
          <w:ins w:id="310" w:author="Faizan Alam" w:date="2025-10-24T00:54:00Z"/>
        </w:rPr>
      </w:pPr>
      <w:ins w:id="311" w:author="Faizan Alam" w:date="2025-10-24T00:54:00Z">
        <w:r>
          <w:t>R</w:t>
        </w:r>
        <w:r w:rsidRPr="00874FEB">
          <w:t>emember that:</w:t>
        </w:r>
      </w:ins>
    </w:p>
    <w:p w14:paraId="0442488A" w14:textId="77777777" w:rsidR="00874FEB" w:rsidRPr="00874FEB" w:rsidRDefault="00874FEB" w:rsidP="00874FEB">
      <w:pPr>
        <w:numPr>
          <w:ilvl w:val="0"/>
          <w:numId w:val="38"/>
        </w:numPr>
        <w:rPr>
          <w:ins w:id="312" w:author="Faizan Alam" w:date="2025-10-24T00:54:00Z"/>
        </w:rPr>
      </w:pPr>
      <w:ins w:id="313" w:author="Faizan Alam" w:date="2025-10-24T00:54:00Z">
        <w:r w:rsidRPr="00874FEB">
          <w:t>The column names do not need to be the same.</w:t>
        </w:r>
      </w:ins>
    </w:p>
    <w:p w14:paraId="7DE5924C" w14:textId="77777777" w:rsidR="00874FEB" w:rsidRPr="00874FEB" w:rsidRDefault="00874FEB" w:rsidP="00874FEB">
      <w:pPr>
        <w:numPr>
          <w:ilvl w:val="0"/>
          <w:numId w:val="38"/>
        </w:numPr>
        <w:rPr>
          <w:ins w:id="314" w:author="Faizan Alam" w:date="2025-10-24T00:54:00Z"/>
        </w:rPr>
      </w:pPr>
      <w:ins w:id="315" w:author="Faizan Alam" w:date="2025-10-24T00:54:00Z">
        <w:r w:rsidRPr="00874FEB">
          <w:t>The resultant table contains repeated columns.</w:t>
        </w:r>
      </w:ins>
    </w:p>
    <w:p w14:paraId="188BD451" w14:textId="46B2B065" w:rsidR="00874FEB" w:rsidRDefault="00874FEB" w:rsidP="00E04F58">
      <w:pPr>
        <w:numPr>
          <w:ilvl w:val="0"/>
          <w:numId w:val="38"/>
        </w:numPr>
        <w:rPr>
          <w:ins w:id="316" w:author="Faizan Alam" w:date="2025-10-24T00:54:00Z"/>
        </w:rPr>
      </w:pPr>
      <w:ins w:id="317" w:author="Faizan Alam" w:date="2025-10-24T00:54:00Z">
        <w:r w:rsidRPr="00874FEB">
          <w:t>It is possible to perform an equi join on more than two tables.</w:t>
        </w:r>
      </w:ins>
    </w:p>
    <w:p w14:paraId="6CDEF841" w14:textId="0FFB4B6D" w:rsidR="0099673D" w:rsidRPr="0099673D" w:rsidRDefault="0099673D" w:rsidP="0099673D">
      <w:pPr>
        <w:numPr>
          <w:ilvl w:val="0"/>
          <w:numId w:val="38"/>
        </w:numPr>
        <w:rPr>
          <w:ins w:id="318" w:author="Faizan Alam" w:date="2025-10-24T00:54:00Z"/>
        </w:rPr>
      </w:pPr>
      <w:ins w:id="319" w:author="Faizan Alam" w:date="2025-10-24T00:54:00Z">
        <w:r w:rsidRPr="0099673D">
          <w:rPr>
            <w:b/>
            <w:bCs/>
          </w:rPr>
          <w:t>Equi join uses only equals sign</w:t>
        </w:r>
        <w:r>
          <w:rPr>
            <w:b/>
            <w:bCs/>
          </w:rPr>
          <w:t>.</w:t>
        </w:r>
      </w:ins>
    </w:p>
    <w:p w14:paraId="6FAEA6D0" w14:textId="77777777" w:rsidR="0099673D" w:rsidRDefault="0099673D" w:rsidP="0099673D">
      <w:pPr>
        <w:rPr>
          <w:ins w:id="320" w:author="Faizan Alam" w:date="2025-10-24T00:54:00Z"/>
        </w:rPr>
      </w:pPr>
    </w:p>
    <w:p w14:paraId="00916532" w14:textId="36895496" w:rsidR="0099673D" w:rsidRPr="00E04F58" w:rsidRDefault="00874FEB" w:rsidP="00E04F58">
      <w:pPr>
        <w:rPr>
          <w:ins w:id="321" w:author="Faizan Alam" w:date="2025-10-24T00:54:00Z"/>
        </w:rPr>
      </w:pPr>
      <w:ins w:id="322" w:author="Faizan Alam" w:date="2025-10-24T00:54:00Z">
        <w:r>
          <w:t>SYNATX</w:t>
        </w:r>
      </w:ins>
    </w:p>
    <w:p w14:paraId="2E152EC9" w14:textId="77777777" w:rsidR="00874FEB" w:rsidRPr="0099673D" w:rsidRDefault="00874FEB" w:rsidP="00874FEB">
      <w:pPr>
        <w:rPr>
          <w:ins w:id="323" w:author="Faizan Alam" w:date="2025-10-24T00:54:00Z"/>
          <w:b/>
          <w:bCs/>
        </w:rPr>
      </w:pPr>
      <w:bookmarkStart w:id="324" w:name="_Hlk212156230"/>
      <w:ins w:id="325" w:author="Faizan Alam" w:date="2025-10-24T00:54:00Z">
        <w:r w:rsidRPr="0099673D">
          <w:rPr>
            <w:b/>
            <w:bCs/>
          </w:rPr>
          <w:t>SELECT *</w:t>
        </w:r>
      </w:ins>
    </w:p>
    <w:p w14:paraId="7DB0A530" w14:textId="77777777" w:rsidR="00874FEB" w:rsidRPr="0099673D" w:rsidRDefault="00874FEB" w:rsidP="00874FEB">
      <w:pPr>
        <w:rPr>
          <w:ins w:id="326" w:author="Faizan Alam" w:date="2025-10-24T00:54:00Z"/>
          <w:b/>
          <w:bCs/>
        </w:rPr>
      </w:pPr>
      <w:ins w:id="327" w:author="Faizan Alam" w:date="2025-10-24T00:54:00Z">
        <w:r w:rsidRPr="0099673D">
          <w:rPr>
            <w:b/>
            <w:bCs/>
          </w:rPr>
          <w:t>FROM TableName1</w:t>
        </w:r>
      </w:ins>
    </w:p>
    <w:p w14:paraId="7CBE3046" w14:textId="77777777" w:rsidR="00874FEB" w:rsidRPr="0099673D" w:rsidRDefault="00874FEB" w:rsidP="00874FEB">
      <w:pPr>
        <w:rPr>
          <w:ins w:id="328" w:author="Faizan Alam" w:date="2025-10-24T00:54:00Z"/>
          <w:b/>
          <w:bCs/>
        </w:rPr>
      </w:pPr>
      <w:ins w:id="329" w:author="Faizan Alam" w:date="2025-10-24T00:54:00Z">
        <w:r w:rsidRPr="0099673D">
          <w:rPr>
            <w:b/>
            <w:bCs/>
          </w:rPr>
          <w:t>JOIN TableName2</w:t>
        </w:r>
      </w:ins>
    </w:p>
    <w:p w14:paraId="2BC726BD" w14:textId="3C2AC220" w:rsidR="00E04F58" w:rsidRDefault="00874FEB" w:rsidP="00874FEB">
      <w:pPr>
        <w:rPr>
          <w:ins w:id="330" w:author="Faizan Alam" w:date="2025-10-24T00:54:00Z"/>
          <w:b/>
          <w:bCs/>
        </w:rPr>
      </w:pPr>
      <w:ins w:id="331" w:author="Faizan Alam" w:date="2025-10-24T00:54:00Z">
        <w:r w:rsidRPr="0099673D">
          <w:rPr>
            <w:b/>
            <w:bCs/>
          </w:rPr>
          <w:t>ON TableName1.ColumnName = TableName2.ColumnName;</w:t>
        </w:r>
      </w:ins>
    </w:p>
    <w:bookmarkEnd w:id="324"/>
    <w:p w14:paraId="72A40F88" w14:textId="77777777" w:rsidR="00040B56" w:rsidRDefault="00040B56" w:rsidP="00FE0E65">
      <w:pPr>
        <w:pStyle w:val="Heading2"/>
        <w:rPr>
          <w:ins w:id="332" w:author="Faizan Alam" w:date="2025-10-24T00:54:00Z"/>
        </w:rPr>
      </w:pPr>
    </w:p>
    <w:p w14:paraId="3BDE09D1" w14:textId="77777777" w:rsidR="00040B56" w:rsidRDefault="00040B56" w:rsidP="00FE0E65">
      <w:pPr>
        <w:pStyle w:val="Heading2"/>
        <w:rPr>
          <w:ins w:id="333" w:author="Faizan Alam" w:date="2025-10-24T00:54:00Z"/>
        </w:rPr>
      </w:pPr>
    </w:p>
    <w:p w14:paraId="401993C6" w14:textId="29C43738" w:rsidR="00FE0E65" w:rsidRPr="00FE0E65" w:rsidRDefault="001252A6" w:rsidP="00FE0E65">
      <w:pPr>
        <w:pStyle w:val="Heading2"/>
        <w:rPr>
          <w:ins w:id="334" w:author="Faizan Alam" w:date="2025-10-24T00:54:00Z"/>
        </w:rPr>
      </w:pPr>
      <w:bookmarkStart w:id="335" w:name="_Toc212221623"/>
      <w:bookmarkStart w:id="336" w:name="_Toc212235568"/>
      <w:ins w:id="337" w:author="Faizan Alam" w:date="2025-10-24T00:54:00Z">
        <w:r>
          <w:t>LEFT OUTER JOIN IN SQL</w:t>
        </w:r>
        <w:bookmarkEnd w:id="335"/>
        <w:bookmarkEnd w:id="336"/>
      </w:ins>
    </w:p>
    <w:p w14:paraId="1F2DDB56" w14:textId="77777777" w:rsidR="00040B56" w:rsidRDefault="00040B56" w:rsidP="00874FEB">
      <w:pPr>
        <w:rPr>
          <w:ins w:id="338" w:author="Faizan Alam" w:date="2025-10-24T00:54:00Z"/>
        </w:rPr>
      </w:pPr>
    </w:p>
    <w:p w14:paraId="7D6F32E2" w14:textId="455D5F4B" w:rsidR="0027719F" w:rsidRPr="00C647DD" w:rsidRDefault="00C647DD" w:rsidP="00874FEB">
      <w:pPr>
        <w:rPr>
          <w:ins w:id="339" w:author="Faizan Alam" w:date="2025-10-24T00:54:00Z"/>
        </w:rPr>
      </w:pPr>
      <w:ins w:id="340" w:author="Faizan Alam" w:date="2025-10-24T00:54:00Z">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ins>
    </w:p>
    <w:p w14:paraId="5400566D" w14:textId="4BDB6E2F" w:rsidR="0027719F" w:rsidRDefault="00C647DD" w:rsidP="00874FEB">
      <w:pPr>
        <w:rPr>
          <w:ins w:id="341" w:author="Faizan Alam" w:date="2025-10-24T00:54:00Z"/>
        </w:rPr>
      </w:pPr>
      <w:bookmarkStart w:id="342" w:name="_Hlk212157718"/>
      <w:ins w:id="343" w:author="Faizan Alam" w:date="2025-10-24T00:54:00Z">
        <w:r w:rsidRPr="00C647DD">
          <w:t>In the syntax of a left outer join, the dominant table of the outer join appears to the left of the keyword that begins the outer join.</w:t>
        </w:r>
      </w:ins>
    </w:p>
    <w:bookmarkEnd w:id="342"/>
    <w:p w14:paraId="3C1EDD76" w14:textId="619F65E5" w:rsidR="00C647DD" w:rsidRPr="00C647DD" w:rsidRDefault="00C647DD" w:rsidP="00874FEB">
      <w:pPr>
        <w:rPr>
          <w:ins w:id="344" w:author="Faizan Alam" w:date="2025-10-24T00:54:00Z"/>
          <w:b/>
          <w:bCs/>
        </w:rPr>
      </w:pPr>
      <w:ins w:id="345" w:author="Faizan Alam" w:date="2025-10-24T00:54:00Z">
        <w:r w:rsidRPr="00C647DD">
          <w:rPr>
            <w:b/>
            <w:bCs/>
          </w:rPr>
          <w:t>Syntax</w:t>
        </w:r>
      </w:ins>
    </w:p>
    <w:p w14:paraId="3D91E35E" w14:textId="77777777" w:rsidR="00C647DD" w:rsidRPr="00C647DD" w:rsidRDefault="00C647DD" w:rsidP="00C647DD">
      <w:pPr>
        <w:rPr>
          <w:ins w:id="346" w:author="Faizan Alam" w:date="2025-10-24T00:54:00Z"/>
          <w:b/>
          <w:bCs/>
        </w:rPr>
      </w:pPr>
      <w:ins w:id="347" w:author="Faizan Alam" w:date="2025-10-24T00:54:00Z">
        <w:r w:rsidRPr="00C647DD">
          <w:rPr>
            <w:b/>
            <w:bCs/>
          </w:rPr>
          <w:t>SELECT *</w:t>
        </w:r>
      </w:ins>
    </w:p>
    <w:p w14:paraId="20CC6890" w14:textId="77777777" w:rsidR="00C647DD" w:rsidRPr="00C647DD" w:rsidRDefault="00C647DD" w:rsidP="00C647DD">
      <w:pPr>
        <w:rPr>
          <w:ins w:id="348" w:author="Faizan Alam" w:date="2025-10-24T00:54:00Z"/>
          <w:b/>
          <w:bCs/>
        </w:rPr>
      </w:pPr>
      <w:ins w:id="349" w:author="Faizan Alam" w:date="2025-10-24T00:54:00Z">
        <w:r w:rsidRPr="00C647DD">
          <w:rPr>
            <w:b/>
            <w:bCs/>
          </w:rPr>
          <w:t>FROM TableName1</w:t>
        </w:r>
      </w:ins>
    </w:p>
    <w:p w14:paraId="5CD426DD" w14:textId="0E414E3B" w:rsidR="00C647DD" w:rsidRPr="00C647DD" w:rsidRDefault="00383C47" w:rsidP="00C647DD">
      <w:pPr>
        <w:rPr>
          <w:ins w:id="350" w:author="Faizan Alam" w:date="2025-10-24T00:54:00Z"/>
        </w:rPr>
      </w:pPr>
      <w:ins w:id="351" w:author="Faizan Alam" w:date="2025-10-24T00:54:00Z">
        <w:r>
          <w:rPr>
            <w:b/>
            <w:bCs/>
          </w:rPr>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51E3E239" w14:textId="7FFE1EA7" w:rsidR="00C647DD" w:rsidRPr="00C647DD" w:rsidRDefault="00C647DD" w:rsidP="00C647DD">
      <w:pPr>
        <w:rPr>
          <w:ins w:id="352" w:author="Faizan Alam" w:date="2025-10-24T00:54:00Z"/>
          <w:b/>
          <w:bCs/>
        </w:rPr>
      </w:pPr>
      <w:ins w:id="353" w:author="Faizan Alam" w:date="2025-10-24T00:54:00Z">
        <w:r w:rsidRPr="00C647DD">
          <w:rPr>
            <w:b/>
            <w:bCs/>
          </w:rPr>
          <w:t>ON TableName1.ColumnName = TableName2.ColumnName;</w:t>
        </w:r>
      </w:ins>
    </w:p>
    <w:p w14:paraId="53583503" w14:textId="0DD6FA56" w:rsidR="002B7249" w:rsidRPr="00453893" w:rsidRDefault="002B7249" w:rsidP="002B7249">
      <w:pPr>
        <w:rPr>
          <w:ins w:id="354" w:author="Faizan Alam" w:date="2025-10-24T00:54:00Z"/>
        </w:rPr>
      </w:pPr>
      <w:ins w:id="355" w:author="Faizan Alam" w:date="2025-10-24T00:54:00Z">
        <w:r>
          <w:t>TABLE on left side of LEFT OUTER TABLE is dominant.</w:t>
        </w:r>
      </w:ins>
    </w:p>
    <w:p w14:paraId="3B14DAD5" w14:textId="77777777" w:rsidR="00C647DD" w:rsidRPr="00C647DD" w:rsidRDefault="00C647DD" w:rsidP="00874FEB">
      <w:pPr>
        <w:rPr>
          <w:ins w:id="356" w:author="Faizan Alam" w:date="2025-10-24T00:54:00Z"/>
        </w:rPr>
      </w:pPr>
    </w:p>
    <w:p w14:paraId="268A5DD6" w14:textId="253EA8AB" w:rsidR="0027719F" w:rsidRDefault="0027719F" w:rsidP="00874FEB">
      <w:pPr>
        <w:rPr>
          <w:ins w:id="357" w:author="Faizan Alam" w:date="2025-10-24T00:54:00Z"/>
          <w:b/>
          <w:bCs/>
        </w:rPr>
      </w:pPr>
    </w:p>
    <w:p w14:paraId="6FD97E5C" w14:textId="6E8100A4" w:rsidR="0027719F" w:rsidRDefault="008418B6" w:rsidP="00874FEB">
      <w:pPr>
        <w:rPr>
          <w:ins w:id="358" w:author="Faizan Alam" w:date="2025-10-24T00:54:00Z"/>
          <w:b/>
          <w:bCs/>
        </w:rPr>
      </w:pPr>
      <w:ins w:id="359" w:author="Faizan Alam" w:date="2025-10-24T21:58:00Z">
        <w:r>
          <w:rPr>
            <w:noProof/>
          </w:rPr>
          <w:drawing>
            <wp:anchor distT="0" distB="0" distL="114300" distR="114300" simplePos="0" relativeHeight="251686912"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del w:id="360" w:author="Faizan Alam" w:date="2025-10-24T19:52:00Z">
        <w:r>
          <w:rPr>
            <w:noProof/>
          </w:rPr>
          <w:drawing>
            <wp:anchor distT="0" distB="0" distL="114300" distR="114300" simplePos="0" relativeHeight="25167462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1" w:author="Faizan Alam" w:date="2025-10-24T00:54:00Z">
        <w:r>
          <w:rPr>
            <w:noProof/>
          </w:rPr>
          <w:drawing>
            <wp:anchor distT="0" distB="0" distL="114300" distR="114300" simplePos="0" relativeHeight="2516643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3E45A6B" w14:textId="7A6DAB69" w:rsidR="0027719F" w:rsidRDefault="0027719F" w:rsidP="00874FEB">
      <w:pPr>
        <w:rPr>
          <w:ins w:id="362" w:author="Faizan Alam" w:date="2025-10-24T00:54:00Z"/>
          <w:b/>
          <w:bCs/>
        </w:rPr>
      </w:pPr>
    </w:p>
    <w:p w14:paraId="5C55D49A" w14:textId="63CA02B7" w:rsidR="0027719F" w:rsidRDefault="0027719F" w:rsidP="00874FEB">
      <w:pPr>
        <w:rPr>
          <w:ins w:id="363" w:author="Faizan Alam" w:date="2025-10-24T00:54:00Z"/>
          <w:b/>
          <w:bCs/>
        </w:rPr>
      </w:pPr>
    </w:p>
    <w:p w14:paraId="57D72076" w14:textId="730543FA" w:rsidR="0027719F" w:rsidRDefault="0027719F" w:rsidP="00874FEB">
      <w:pPr>
        <w:rPr>
          <w:ins w:id="364" w:author="Faizan Alam" w:date="2025-10-24T00:54:00Z"/>
          <w:b/>
          <w:bCs/>
        </w:rPr>
      </w:pPr>
    </w:p>
    <w:p w14:paraId="2C0DCA5A" w14:textId="1CD2FC36" w:rsidR="0027719F" w:rsidRDefault="008418B6" w:rsidP="00BB729C">
      <w:pPr>
        <w:pStyle w:val="Heading2"/>
        <w:rPr>
          <w:ins w:id="365" w:author="Faizan Alam" w:date="2025-10-24T00:54:00Z"/>
        </w:rPr>
      </w:pPr>
      <w:bookmarkStart w:id="366" w:name="_Toc212221624"/>
      <w:bookmarkStart w:id="367" w:name="_Toc212235569"/>
      <w:ins w:id="368" w:author="Faizan Alam" w:date="2025-10-24T00:54:00Z">
        <w:r>
          <w:t>RIGHT OUTER JOIN IN SQL</w:t>
        </w:r>
        <w:bookmarkEnd w:id="366"/>
        <w:bookmarkEnd w:id="367"/>
      </w:ins>
    </w:p>
    <w:p w14:paraId="6A196469" w14:textId="77777777" w:rsidR="002B7249" w:rsidRDefault="002B7249" w:rsidP="00874FEB">
      <w:pPr>
        <w:rPr>
          <w:ins w:id="369" w:author="Faizan Alam" w:date="2025-10-24T00:54:00Z"/>
        </w:rPr>
      </w:pPr>
    </w:p>
    <w:p w14:paraId="0E3ED469" w14:textId="67F62C96" w:rsidR="008418B6" w:rsidRPr="00453893" w:rsidRDefault="00453893" w:rsidP="00874FEB">
      <w:pPr>
        <w:rPr>
          <w:ins w:id="370" w:author="Faizan Alam" w:date="2025-10-24T00:54:00Z"/>
        </w:rPr>
      </w:pPr>
      <w:ins w:id="371" w:author="Faizan Alam" w:date="2025-10-24T00:54:00Z">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ins>
    </w:p>
    <w:p w14:paraId="367DC023" w14:textId="3A585AA0" w:rsidR="00453893" w:rsidRPr="00453893" w:rsidRDefault="00453893" w:rsidP="00453893">
      <w:pPr>
        <w:rPr>
          <w:ins w:id="372" w:author="Faizan Alam" w:date="2025-10-24T00:54:00Z"/>
        </w:rPr>
      </w:pPr>
      <w:ins w:id="373" w:author="Faizan Alam" w:date="2025-10-24T00:54:00Z">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ins>
    </w:p>
    <w:p w14:paraId="15E7C785" w14:textId="77777777" w:rsidR="002B7249" w:rsidRDefault="002B7249" w:rsidP="002B7249">
      <w:pPr>
        <w:rPr>
          <w:ins w:id="374" w:author="Faizan Alam" w:date="2025-10-24T00:54:00Z"/>
          <w:b/>
          <w:bCs/>
        </w:rPr>
      </w:pPr>
    </w:p>
    <w:p w14:paraId="3991310F" w14:textId="68837336" w:rsidR="002B7249" w:rsidRPr="00C647DD" w:rsidRDefault="002B7249" w:rsidP="002B7249">
      <w:pPr>
        <w:rPr>
          <w:ins w:id="375" w:author="Faizan Alam" w:date="2025-10-24T00:54:00Z"/>
          <w:b/>
          <w:bCs/>
        </w:rPr>
      </w:pPr>
      <w:ins w:id="376" w:author="Faizan Alam" w:date="2025-10-24T00:54:00Z">
        <w:r w:rsidRPr="00C647DD">
          <w:rPr>
            <w:b/>
            <w:bCs/>
          </w:rPr>
          <w:t>Syntax</w:t>
        </w:r>
      </w:ins>
    </w:p>
    <w:p w14:paraId="1213D01D" w14:textId="3A2EDF12" w:rsidR="002B7249" w:rsidRPr="00C647DD" w:rsidRDefault="002B7249" w:rsidP="002B7249">
      <w:pPr>
        <w:rPr>
          <w:ins w:id="377" w:author="Faizan Alam" w:date="2025-10-24T00:54:00Z"/>
          <w:b/>
          <w:bCs/>
        </w:rPr>
      </w:pPr>
      <w:ins w:id="378" w:author="Faizan Alam" w:date="2025-10-24T00:54:00Z">
        <w:r w:rsidRPr="00C647DD">
          <w:rPr>
            <w:b/>
            <w:bCs/>
          </w:rPr>
          <w:t>SELECT *</w:t>
        </w:r>
      </w:ins>
    </w:p>
    <w:p w14:paraId="1D239CD6" w14:textId="77777777" w:rsidR="002B7249" w:rsidRPr="00C647DD" w:rsidRDefault="002B7249" w:rsidP="002B7249">
      <w:pPr>
        <w:rPr>
          <w:ins w:id="379" w:author="Faizan Alam" w:date="2025-10-24T00:54:00Z"/>
          <w:b/>
          <w:bCs/>
        </w:rPr>
      </w:pPr>
      <w:ins w:id="380" w:author="Faizan Alam" w:date="2025-10-24T00:54:00Z">
        <w:r w:rsidRPr="00C647DD">
          <w:rPr>
            <w:b/>
            <w:bCs/>
          </w:rPr>
          <w:t>FROM TableName1</w:t>
        </w:r>
      </w:ins>
    </w:p>
    <w:p w14:paraId="7A448F56" w14:textId="35D2712F" w:rsidR="002B7249" w:rsidRPr="00C647DD" w:rsidRDefault="002B7249" w:rsidP="002B7249">
      <w:pPr>
        <w:rPr>
          <w:ins w:id="381" w:author="Faizan Alam" w:date="2025-10-24T00:54:00Z"/>
        </w:rPr>
      </w:pPr>
      <w:ins w:id="382" w:author="Faizan Alam" w:date="2025-10-24T00:54:00Z">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333BCF07" w14:textId="77777777" w:rsidR="002B7249" w:rsidRPr="00C647DD" w:rsidRDefault="002B7249" w:rsidP="002B7249">
      <w:pPr>
        <w:rPr>
          <w:ins w:id="383" w:author="Faizan Alam" w:date="2025-10-24T00:54:00Z"/>
          <w:b/>
          <w:bCs/>
        </w:rPr>
      </w:pPr>
      <w:ins w:id="384" w:author="Faizan Alam" w:date="2025-10-24T00:54:00Z">
        <w:r w:rsidRPr="00C647DD">
          <w:rPr>
            <w:b/>
            <w:bCs/>
          </w:rPr>
          <w:t>ON TableName1.ColumnName = TableName2.ColumnName;</w:t>
        </w:r>
      </w:ins>
    </w:p>
    <w:p w14:paraId="56CB38AF" w14:textId="1500EFB2" w:rsidR="0027719F" w:rsidRPr="00453893" w:rsidRDefault="002B7249" w:rsidP="00874FEB">
      <w:pPr>
        <w:rPr>
          <w:ins w:id="385" w:author="Faizan Alam" w:date="2025-10-24T00:54:00Z"/>
        </w:rPr>
      </w:pPr>
      <w:ins w:id="386" w:author="Faizan Alam" w:date="2025-10-24T00:54:00Z">
        <w:r>
          <w:t>TABLE on right side of RIGHT OUTER TABLE is dominant.</w:t>
        </w:r>
      </w:ins>
    </w:p>
    <w:p w14:paraId="3B0D52EC" w14:textId="55571F52" w:rsidR="0027719F" w:rsidRPr="002B7249" w:rsidRDefault="0027719F" w:rsidP="00874FEB">
      <w:pPr>
        <w:rPr>
          <w:ins w:id="387" w:author="Faizan Alam" w:date="2025-10-24T00:54:00Z"/>
        </w:rPr>
      </w:pPr>
    </w:p>
    <w:p w14:paraId="0382C514" w14:textId="0A597F0F" w:rsidR="0027719F" w:rsidRDefault="00D2051F" w:rsidP="00874FEB">
      <w:pPr>
        <w:rPr>
          <w:ins w:id="388" w:author="Faizan Alam" w:date="2025-10-24T00:54:00Z"/>
          <w:b/>
          <w:bCs/>
        </w:rPr>
      </w:pPr>
      <w:ins w:id="389" w:author="Faizan Alam" w:date="2025-10-24T21:58:00Z">
        <w:r>
          <w:rPr>
            <w:noProof/>
          </w:rPr>
          <w:drawing>
            <wp:anchor distT="0" distB="0" distL="114300" distR="114300" simplePos="0" relativeHeight="251688960"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del w:id="390" w:author="Faizan Alam" w:date="2025-10-24T19:52:00Z">
        <w:r>
          <w:rPr>
            <w:noProof/>
          </w:rPr>
          <w:drawing>
            <wp:anchor distT="0" distB="0" distL="114300" distR="114300" simplePos="0" relativeHeight="25167667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91" w:author="Faizan Alam" w:date="2025-10-24T00:54:00Z">
        <w:r>
          <w:rPr>
            <w:noProof/>
          </w:rPr>
          <w:drawing>
            <wp:anchor distT="0" distB="0" distL="114300" distR="114300" simplePos="0" relativeHeight="25166540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BC3F4" w14:textId="5617EDB0" w:rsidR="0027719F" w:rsidRDefault="0027719F" w:rsidP="00874FEB">
      <w:pPr>
        <w:rPr>
          <w:ins w:id="392" w:author="Faizan Alam" w:date="2025-10-24T00:54:00Z"/>
          <w:b/>
          <w:bCs/>
        </w:rPr>
      </w:pPr>
    </w:p>
    <w:p w14:paraId="6D500CF2" w14:textId="05275635" w:rsidR="0027719F" w:rsidRDefault="0027719F" w:rsidP="00874FEB">
      <w:pPr>
        <w:rPr>
          <w:ins w:id="393" w:author="Faizan Alam" w:date="2025-10-24T00:54:00Z"/>
          <w:b/>
          <w:bCs/>
        </w:rPr>
      </w:pPr>
    </w:p>
    <w:p w14:paraId="2A071034" w14:textId="300634E1" w:rsidR="0027719F" w:rsidRDefault="0027719F" w:rsidP="00874FEB">
      <w:pPr>
        <w:rPr>
          <w:ins w:id="394" w:author="Faizan Alam" w:date="2025-10-24T00:54:00Z"/>
          <w:b/>
          <w:bCs/>
        </w:rPr>
      </w:pPr>
    </w:p>
    <w:p w14:paraId="24CCC49B" w14:textId="5E9F236E" w:rsidR="0027719F" w:rsidRDefault="0027719F" w:rsidP="00874FEB">
      <w:pPr>
        <w:rPr>
          <w:ins w:id="395" w:author="Faizan Alam" w:date="2025-10-24T00:54:00Z"/>
          <w:b/>
          <w:bCs/>
        </w:rPr>
      </w:pPr>
    </w:p>
    <w:p w14:paraId="1A1F2AD9" w14:textId="38BB9249" w:rsidR="0027719F" w:rsidRDefault="0027719F" w:rsidP="00874FEB">
      <w:pPr>
        <w:rPr>
          <w:ins w:id="396" w:author="Faizan Alam" w:date="2025-10-24T00:54:00Z"/>
          <w:b/>
          <w:bCs/>
        </w:rPr>
      </w:pPr>
    </w:p>
    <w:p w14:paraId="0EE7D0FD" w14:textId="6E4944E9" w:rsidR="0027719F" w:rsidRDefault="0027719F" w:rsidP="00874FEB">
      <w:pPr>
        <w:rPr>
          <w:ins w:id="397" w:author="Faizan Alam" w:date="2025-10-24T00:54:00Z"/>
          <w:b/>
          <w:bCs/>
        </w:rPr>
      </w:pPr>
    </w:p>
    <w:p w14:paraId="0BE59808" w14:textId="02062847" w:rsidR="0027719F" w:rsidRDefault="0027719F" w:rsidP="00874FEB">
      <w:pPr>
        <w:rPr>
          <w:ins w:id="398" w:author="Faizan Alam" w:date="2025-10-24T00:54:00Z"/>
          <w:b/>
          <w:bCs/>
        </w:rPr>
      </w:pPr>
    </w:p>
    <w:p w14:paraId="4143D634" w14:textId="627D5B63" w:rsidR="0027719F" w:rsidRDefault="0027719F" w:rsidP="00874FEB">
      <w:pPr>
        <w:rPr>
          <w:ins w:id="399" w:author="Faizan Alam" w:date="2025-10-24T00:54:00Z"/>
          <w:b/>
          <w:bCs/>
        </w:rPr>
      </w:pPr>
    </w:p>
    <w:p w14:paraId="7E27D547" w14:textId="572656CD" w:rsidR="0027719F" w:rsidRDefault="0027719F" w:rsidP="00874FEB">
      <w:pPr>
        <w:rPr>
          <w:ins w:id="400" w:author="Faizan Alam" w:date="2025-10-24T00:54:00Z"/>
          <w:b/>
          <w:bCs/>
        </w:rPr>
      </w:pPr>
    </w:p>
    <w:p w14:paraId="571D89F7" w14:textId="53C437ED" w:rsidR="0027719F" w:rsidRDefault="0027719F" w:rsidP="00874FEB">
      <w:pPr>
        <w:rPr>
          <w:ins w:id="401" w:author="Faizan Alam" w:date="2025-10-24T00:54:00Z"/>
          <w:b/>
          <w:bCs/>
        </w:rPr>
      </w:pPr>
    </w:p>
    <w:p w14:paraId="4E552D5B" w14:textId="6388F0AF" w:rsidR="0027719F" w:rsidRDefault="001A1436" w:rsidP="001A1436">
      <w:pPr>
        <w:pStyle w:val="Heading2"/>
        <w:rPr>
          <w:ins w:id="402" w:author="Faizan Alam" w:date="2025-10-24T00:54:00Z"/>
        </w:rPr>
      </w:pPr>
      <w:bookmarkStart w:id="403" w:name="_Toc212221625"/>
      <w:bookmarkStart w:id="404" w:name="_Toc212235570"/>
      <w:ins w:id="405" w:author="Faizan Alam" w:date="2025-10-24T00:54:00Z">
        <w:r>
          <w:t>FULL OUTER JOIN IN SQL</w:t>
        </w:r>
        <w:bookmarkEnd w:id="403"/>
        <w:bookmarkEnd w:id="404"/>
      </w:ins>
    </w:p>
    <w:p w14:paraId="7B45E8DF" w14:textId="4403AA39" w:rsidR="00BB729C" w:rsidRDefault="00BB729C" w:rsidP="00874FEB">
      <w:pPr>
        <w:rPr>
          <w:ins w:id="406" w:author="Faizan Alam" w:date="2025-10-24T00:54:00Z"/>
          <w:b/>
          <w:bCs/>
        </w:rPr>
      </w:pPr>
    </w:p>
    <w:p w14:paraId="0DC9E9BF" w14:textId="77777777" w:rsidR="001A1436" w:rsidRPr="001A1436" w:rsidRDefault="001A1436" w:rsidP="001A1436">
      <w:pPr>
        <w:rPr>
          <w:ins w:id="407" w:author="Faizan Alam" w:date="2025-10-24T00:54:00Z"/>
        </w:rPr>
      </w:pPr>
      <w:ins w:id="408" w:author="Faizan Alam" w:date="2025-10-24T00:54:00Z">
        <w:r w:rsidRPr="001A1436">
          <w:t>A Full Outer Join in SQL is like combining two lists and ensuring you see everything from both, even if something doesn't match exactly. You get all the items from both lists, and when something's missing in one, it shows up as a space.</w:t>
        </w:r>
      </w:ins>
    </w:p>
    <w:p w14:paraId="1618F2B2" w14:textId="77777777" w:rsidR="001A1436" w:rsidRPr="001A1436" w:rsidRDefault="001A1436" w:rsidP="001A1436">
      <w:pPr>
        <w:rPr>
          <w:ins w:id="409" w:author="Faizan Alam" w:date="2025-10-24T00:54:00Z"/>
        </w:rPr>
      </w:pPr>
      <w:ins w:id="410" w:author="Faizan Alam" w:date="2025-10-24T00:54:00Z">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ins>
    </w:p>
    <w:p w14:paraId="4039B50B" w14:textId="77777777" w:rsidR="001A1436" w:rsidRDefault="001A1436" w:rsidP="001A1436">
      <w:pPr>
        <w:rPr>
          <w:ins w:id="411" w:author="Faizan Alam" w:date="2025-10-24T00:54:00Z"/>
          <w:b/>
          <w:bCs/>
        </w:rPr>
      </w:pPr>
    </w:p>
    <w:p w14:paraId="562353E1" w14:textId="6DE33373" w:rsidR="001A1436" w:rsidRPr="001A1436" w:rsidRDefault="001A1436" w:rsidP="001A1436">
      <w:pPr>
        <w:rPr>
          <w:ins w:id="412" w:author="Faizan Alam" w:date="2025-10-24T00:54:00Z"/>
          <w:b/>
          <w:bCs/>
        </w:rPr>
      </w:pPr>
      <w:ins w:id="413" w:author="Faizan Alam" w:date="2025-10-24T00:54:00Z">
        <w:r w:rsidRPr="001A1436">
          <w:rPr>
            <w:b/>
            <w:bCs/>
          </w:rPr>
          <w:t>Syntax</w:t>
        </w:r>
      </w:ins>
    </w:p>
    <w:p w14:paraId="23CD559F" w14:textId="77777777" w:rsidR="001A1436" w:rsidRPr="001A1436" w:rsidRDefault="001A1436" w:rsidP="001A1436">
      <w:pPr>
        <w:rPr>
          <w:ins w:id="414" w:author="Faizan Alam" w:date="2025-10-24T00:54:00Z"/>
          <w:b/>
          <w:bCs/>
        </w:rPr>
      </w:pPr>
      <w:ins w:id="415" w:author="Faizan Alam" w:date="2025-10-24T00:54:00Z">
        <w:r w:rsidRPr="001A1436">
          <w:rPr>
            <w:b/>
            <w:bCs/>
          </w:rPr>
          <w:t>SELECT * </w:t>
        </w:r>
      </w:ins>
    </w:p>
    <w:p w14:paraId="175A75A7" w14:textId="77777777" w:rsidR="001A1436" w:rsidRPr="001A1436" w:rsidRDefault="001A1436" w:rsidP="001A1436">
      <w:pPr>
        <w:rPr>
          <w:ins w:id="416" w:author="Faizan Alam" w:date="2025-10-24T00:54:00Z"/>
          <w:b/>
          <w:bCs/>
        </w:rPr>
      </w:pPr>
      <w:ins w:id="417" w:author="Faizan Alam" w:date="2025-10-24T00:54:00Z">
        <w:r w:rsidRPr="001A1436">
          <w:rPr>
            <w:b/>
            <w:bCs/>
          </w:rPr>
          <w:t>FROM table1</w:t>
        </w:r>
      </w:ins>
    </w:p>
    <w:p w14:paraId="046046B0" w14:textId="77777777" w:rsidR="001A1436" w:rsidRPr="001A1436" w:rsidRDefault="001A1436" w:rsidP="001A1436">
      <w:pPr>
        <w:rPr>
          <w:ins w:id="418" w:author="Faizan Alam" w:date="2025-10-24T00:54:00Z"/>
          <w:b/>
          <w:bCs/>
        </w:rPr>
      </w:pPr>
      <w:ins w:id="419" w:author="Faizan Alam" w:date="2025-10-24T00:54:00Z">
        <w:r w:rsidRPr="001A1436">
          <w:rPr>
            <w:b/>
            <w:bCs/>
          </w:rPr>
          <w:t>FULL OUTER JOIN table2 ON table1.column = table2.column;</w:t>
        </w:r>
      </w:ins>
    </w:p>
    <w:p w14:paraId="53AE7F31" w14:textId="685262B9" w:rsidR="001A1436" w:rsidRDefault="001A1436" w:rsidP="001A1436">
      <w:pPr>
        <w:rPr>
          <w:ins w:id="420" w:author="Faizan Alam" w:date="2025-10-24T00:54:00Z"/>
        </w:rPr>
      </w:pPr>
    </w:p>
    <w:p w14:paraId="68D65937" w14:textId="161E8F72" w:rsidR="001A1436" w:rsidRPr="001A1436" w:rsidRDefault="001A1436" w:rsidP="001A1436">
      <w:pPr>
        <w:rPr>
          <w:ins w:id="421" w:author="Faizan Alam" w:date="2025-10-24T00:54:00Z"/>
        </w:rPr>
      </w:pPr>
      <w:ins w:id="422" w:author="Faizan Alam" w:date="2025-10-24T00:54:00Z">
        <w:r w:rsidRPr="001A1436">
          <w:t>A Full Outer Join in SQL is employed when you want to retrieve all records from two tables, regardless of whether there is a match between the joined columns. This type of join is useful in various scenarios:</w:t>
        </w:r>
      </w:ins>
    </w:p>
    <w:p w14:paraId="02297D02" w14:textId="77777777" w:rsidR="001A1436" w:rsidRPr="001A1436" w:rsidRDefault="001A1436" w:rsidP="001A1436">
      <w:pPr>
        <w:rPr>
          <w:ins w:id="423" w:author="Faizan Alam" w:date="2025-10-24T00:54:00Z"/>
        </w:rPr>
      </w:pPr>
      <w:ins w:id="424" w:author="Faizan Alam" w:date="2025-10-24T00:54:00Z">
        <w:r w:rsidRPr="001A1436">
          <w:t>Inclusive Data Retrieval:</w:t>
        </w:r>
      </w:ins>
    </w:p>
    <w:p w14:paraId="0CAD6A08" w14:textId="77777777" w:rsidR="001A1436" w:rsidRPr="001A1436" w:rsidRDefault="001A1436" w:rsidP="001A1436">
      <w:pPr>
        <w:numPr>
          <w:ilvl w:val="0"/>
          <w:numId w:val="39"/>
        </w:numPr>
        <w:rPr>
          <w:ins w:id="425" w:author="Faizan Alam" w:date="2025-10-24T00:54:00Z"/>
        </w:rPr>
      </w:pPr>
      <w:ins w:id="426" w:author="Faizan Alam" w:date="2025-10-24T00:54:00Z">
        <w:r w:rsidRPr="001A1436">
          <w:t>When you want to include all rows from both tables in the result set.</w:t>
        </w:r>
      </w:ins>
    </w:p>
    <w:p w14:paraId="73C96024" w14:textId="77777777" w:rsidR="001A1436" w:rsidRPr="001A1436" w:rsidRDefault="001A1436" w:rsidP="001A1436">
      <w:pPr>
        <w:numPr>
          <w:ilvl w:val="0"/>
          <w:numId w:val="39"/>
        </w:numPr>
        <w:rPr>
          <w:ins w:id="427" w:author="Faizan Alam" w:date="2025-10-24T00:54:00Z"/>
        </w:rPr>
      </w:pPr>
      <w:ins w:id="428" w:author="Faizan Alam" w:date="2025-10-24T00:54:00Z">
        <w:r w:rsidRPr="001A1436">
          <w:t>It ensures that no data is excluded, providing a comprehensive view of the data from both tables.</w:t>
        </w:r>
      </w:ins>
    </w:p>
    <w:p w14:paraId="0F7A2E7F" w14:textId="77777777" w:rsidR="001A1436" w:rsidRPr="001A1436" w:rsidRDefault="001A1436" w:rsidP="001A1436">
      <w:pPr>
        <w:rPr>
          <w:ins w:id="429" w:author="Faizan Alam" w:date="2025-10-24T00:54:00Z"/>
        </w:rPr>
      </w:pPr>
      <w:ins w:id="430" w:author="Faizan Alam" w:date="2025-10-24T00:54:00Z">
        <w:r w:rsidRPr="001A1436">
          <w:t>Handling Incomplete Data:</w:t>
        </w:r>
      </w:ins>
    </w:p>
    <w:p w14:paraId="5D567834" w14:textId="77777777" w:rsidR="001A1436" w:rsidRPr="001A1436" w:rsidRDefault="001A1436" w:rsidP="001A1436">
      <w:pPr>
        <w:numPr>
          <w:ilvl w:val="0"/>
          <w:numId w:val="40"/>
        </w:numPr>
        <w:rPr>
          <w:ins w:id="431" w:author="Faizan Alam" w:date="2025-10-24T00:54:00Z"/>
        </w:rPr>
      </w:pPr>
      <w:ins w:id="432" w:author="Faizan Alam" w:date="2025-10-24T00:54:00Z">
        <w:r w:rsidRPr="001A1436">
          <w:t>In situations where the two tables may not have a perfect one-to-one match, a Full Outer Join allows you to capture all records and identify where matches occur while accommodating cases where no match is found.</w:t>
        </w:r>
      </w:ins>
    </w:p>
    <w:p w14:paraId="594E5A53" w14:textId="77777777" w:rsidR="001A1436" w:rsidRPr="001A1436" w:rsidRDefault="001A1436" w:rsidP="001A1436">
      <w:pPr>
        <w:rPr>
          <w:ins w:id="433" w:author="Faizan Alam" w:date="2025-10-24T00:54:00Z"/>
        </w:rPr>
      </w:pPr>
      <w:ins w:id="434" w:author="Faizan Alam" w:date="2025-10-24T00:54:00Z">
        <w:r w:rsidRPr="001A1436">
          <w:t>Merging Datasets:</w:t>
        </w:r>
      </w:ins>
    </w:p>
    <w:p w14:paraId="2DEC1086" w14:textId="77777777" w:rsidR="001A1436" w:rsidRPr="001A1436" w:rsidRDefault="001A1436" w:rsidP="001A1436">
      <w:pPr>
        <w:numPr>
          <w:ilvl w:val="0"/>
          <w:numId w:val="41"/>
        </w:numPr>
        <w:rPr>
          <w:ins w:id="435" w:author="Faizan Alam" w:date="2025-10-24T00:54:00Z"/>
        </w:rPr>
      </w:pPr>
      <w:ins w:id="436" w:author="Faizan Alam" w:date="2025-10-24T00:54:00Z">
        <w:r w:rsidRPr="001A1436">
          <w:t>When working with data from different sources or systems, a Full Outer Join can be useful for merging datasets with potentially incomplete or unmatched records.</w:t>
        </w:r>
      </w:ins>
    </w:p>
    <w:p w14:paraId="78E7F42F" w14:textId="77777777" w:rsidR="00D33DE6" w:rsidRDefault="00D33DE6" w:rsidP="001A1436">
      <w:pPr>
        <w:rPr>
          <w:ins w:id="437" w:author="Faizan Alam" w:date="2025-10-24T00:54:00Z"/>
        </w:rPr>
      </w:pPr>
    </w:p>
    <w:p w14:paraId="2FA78DF9" w14:textId="49FE6159" w:rsidR="007D75B2" w:rsidRDefault="007D75B2" w:rsidP="001A1436">
      <w:pPr>
        <w:rPr>
          <w:ins w:id="438" w:author="Faizan Alam" w:date="2025-10-24T00:54:00Z"/>
        </w:rPr>
      </w:pPr>
    </w:p>
    <w:p w14:paraId="3EE96FA5" w14:textId="475F893B" w:rsidR="007D75B2" w:rsidRDefault="007D75B2" w:rsidP="007D75B2">
      <w:pPr>
        <w:pStyle w:val="Heading2"/>
        <w:rPr>
          <w:ins w:id="439" w:author="Faizan Alam" w:date="2025-10-24T00:54:00Z"/>
        </w:rPr>
      </w:pPr>
      <w:bookmarkStart w:id="440" w:name="_Toc212221626"/>
      <w:bookmarkStart w:id="441" w:name="_Toc212235571"/>
      <w:ins w:id="442" w:author="Faizan Alam" w:date="2025-10-24T00:54:00Z">
        <w:r>
          <w:t>CROSS-JOIN IN SQL</w:t>
        </w:r>
        <w:bookmarkEnd w:id="440"/>
        <w:bookmarkEnd w:id="441"/>
      </w:ins>
    </w:p>
    <w:p w14:paraId="37206D6F" w14:textId="77777777" w:rsidR="007D75B2" w:rsidRPr="007D75B2" w:rsidRDefault="007D75B2" w:rsidP="007D75B2">
      <w:pPr>
        <w:rPr>
          <w:ins w:id="443" w:author="Faizan Alam" w:date="2025-10-24T00:54:00Z"/>
        </w:rPr>
      </w:pPr>
    </w:p>
    <w:p w14:paraId="179C66D1" w14:textId="3732F9EE" w:rsidR="007D75B2" w:rsidRDefault="007D75B2" w:rsidP="001A1436">
      <w:pPr>
        <w:rPr>
          <w:ins w:id="444" w:author="Faizan Alam" w:date="2025-10-24T00:54:00Z"/>
        </w:rPr>
      </w:pPr>
      <w:ins w:id="445" w:author="Faizan Alam" w:date="2025-10-24T00:54:00Z">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ins>
    </w:p>
    <w:p w14:paraId="1E0EE6CD" w14:textId="3CB8F6A7" w:rsidR="007D75B2" w:rsidRPr="00E512E2" w:rsidRDefault="007D75B2" w:rsidP="001A1436">
      <w:pPr>
        <w:rPr>
          <w:ins w:id="446" w:author="Faizan Alam" w:date="2025-10-24T00:54:00Z"/>
          <w:b/>
          <w:bCs/>
        </w:rPr>
      </w:pPr>
    </w:p>
    <w:p w14:paraId="1EDB36A4" w14:textId="3B77D0E8" w:rsidR="007D75B2" w:rsidRDefault="00E512E2" w:rsidP="001A1436">
      <w:pPr>
        <w:rPr>
          <w:ins w:id="447" w:author="Faizan Alam" w:date="2025-10-24T00:54:00Z"/>
          <w:b/>
          <w:bCs/>
        </w:rPr>
      </w:pPr>
      <w:ins w:id="448" w:author="Faizan Alam" w:date="2025-10-24T00:54:00Z">
        <w:r w:rsidRPr="00E512E2">
          <w:rPr>
            <w:b/>
            <w:bCs/>
          </w:rPr>
          <w:t>Syntax</w:t>
        </w:r>
      </w:ins>
    </w:p>
    <w:p w14:paraId="7E96256D" w14:textId="77777777" w:rsidR="00E512E2" w:rsidRPr="00E512E2" w:rsidRDefault="00E512E2" w:rsidP="001A1436">
      <w:pPr>
        <w:rPr>
          <w:ins w:id="449" w:author="Faizan Alam" w:date="2025-10-24T00:54:00Z"/>
          <w:b/>
          <w:bCs/>
        </w:rPr>
      </w:pPr>
    </w:p>
    <w:p w14:paraId="5A0FCC20" w14:textId="77777777" w:rsidR="00E512E2" w:rsidRPr="00E512E2" w:rsidRDefault="00E512E2" w:rsidP="00E512E2">
      <w:pPr>
        <w:rPr>
          <w:ins w:id="450" w:author="Faizan Alam" w:date="2025-10-24T00:54:00Z"/>
          <w:b/>
          <w:bCs/>
        </w:rPr>
      </w:pPr>
      <w:ins w:id="451" w:author="Faizan Alam" w:date="2025-10-24T00:54:00Z">
        <w:r w:rsidRPr="00E512E2">
          <w:rPr>
            <w:b/>
            <w:bCs/>
          </w:rPr>
          <w:t>SELECT * </w:t>
        </w:r>
      </w:ins>
    </w:p>
    <w:p w14:paraId="2B16BF5E" w14:textId="77777777" w:rsidR="00E512E2" w:rsidRPr="00E512E2" w:rsidRDefault="00E512E2" w:rsidP="00E512E2">
      <w:pPr>
        <w:rPr>
          <w:ins w:id="452" w:author="Faizan Alam" w:date="2025-10-24T00:54:00Z"/>
          <w:b/>
          <w:bCs/>
        </w:rPr>
      </w:pPr>
      <w:ins w:id="453" w:author="Faizan Alam" w:date="2025-10-24T00:54:00Z">
        <w:r w:rsidRPr="00E512E2">
          <w:rPr>
            <w:b/>
            <w:bCs/>
          </w:rPr>
          <w:t>FROM table1</w:t>
        </w:r>
      </w:ins>
    </w:p>
    <w:p w14:paraId="22B84787" w14:textId="77777777" w:rsidR="00E512E2" w:rsidRPr="00E512E2" w:rsidRDefault="00E512E2" w:rsidP="00E512E2">
      <w:pPr>
        <w:rPr>
          <w:ins w:id="454" w:author="Faizan Alam" w:date="2025-10-24T00:54:00Z"/>
          <w:b/>
          <w:bCs/>
        </w:rPr>
      </w:pPr>
      <w:ins w:id="455" w:author="Faizan Alam" w:date="2025-10-24T00:54:00Z">
        <w:r w:rsidRPr="00E512E2">
          <w:rPr>
            <w:b/>
            <w:bCs/>
          </w:rPr>
          <w:t>CROSS JOIN table2;</w:t>
        </w:r>
      </w:ins>
    </w:p>
    <w:p w14:paraId="1DE0D7E9" w14:textId="77777777" w:rsidR="00E512E2" w:rsidRDefault="00E512E2" w:rsidP="001A1436">
      <w:pPr>
        <w:rPr>
          <w:ins w:id="456" w:author="Faizan Alam" w:date="2025-10-24T00:54:00Z"/>
        </w:rPr>
      </w:pPr>
    </w:p>
    <w:p w14:paraId="111FE8ED" w14:textId="5399B624" w:rsidR="001A1436" w:rsidRDefault="00E512E2" w:rsidP="001A1436">
      <w:pPr>
        <w:rPr>
          <w:ins w:id="457" w:author="Faizan Alam" w:date="2025-10-24T00:54:00Z"/>
        </w:rPr>
      </w:pPr>
      <w:ins w:id="458" w:author="Faizan Alam" w:date="2025-10-24T00:54:00Z">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ins>
    </w:p>
    <w:p w14:paraId="4AED62FC" w14:textId="0FFB4A92" w:rsidR="00E512E2" w:rsidRDefault="00E512E2" w:rsidP="001A1436">
      <w:pPr>
        <w:rPr>
          <w:ins w:id="459" w:author="Faizan Alam" w:date="2025-10-24T00:54:00Z"/>
        </w:rPr>
      </w:pPr>
    </w:p>
    <w:p w14:paraId="2E9F8C7A" w14:textId="77777777" w:rsidR="00E512E2" w:rsidRPr="00E512E2" w:rsidRDefault="00E512E2" w:rsidP="00E512E2">
      <w:pPr>
        <w:rPr>
          <w:ins w:id="460" w:author="Faizan Alam" w:date="2025-10-24T00:54:00Z"/>
        </w:rPr>
      </w:pPr>
      <w:ins w:id="461" w:author="Faizan Alam" w:date="2025-10-24T00:54:00Z">
        <w:r w:rsidRPr="00E512E2">
          <w:t>Why Use Cross-Join In SQL?</w:t>
        </w:r>
      </w:ins>
    </w:p>
    <w:p w14:paraId="39DCEC41" w14:textId="73DCED38" w:rsidR="00E512E2" w:rsidRPr="00E512E2" w:rsidRDefault="00E512E2" w:rsidP="00E512E2">
      <w:pPr>
        <w:rPr>
          <w:ins w:id="462" w:author="Faizan Alam" w:date="2025-10-24T00:54:00Z"/>
        </w:rPr>
      </w:pPr>
      <w:ins w:id="463" w:author="Faizan Alam" w:date="2025-10-24T00:54:00Z">
        <w:r w:rsidRPr="00E512E2">
          <w:t>Cross joins in SQL are used when you need to combine all possible combinations of rows from two tables, irrespective of any specific conditions or relationships between them. While cross-joins are less common than other join types, they serve specific purposes in certain scenarios:</w:t>
        </w:r>
      </w:ins>
    </w:p>
    <w:p w14:paraId="36688188" w14:textId="37BA1AEB" w:rsidR="00E512E2" w:rsidRDefault="00E512E2" w:rsidP="001A1436">
      <w:pPr>
        <w:rPr>
          <w:ins w:id="464" w:author="Faizan Alam" w:date="2025-10-24T00:54:00Z"/>
        </w:rPr>
      </w:pPr>
    </w:p>
    <w:p w14:paraId="3E4DE33E" w14:textId="79A78BAC" w:rsidR="001A1436" w:rsidRDefault="00E512E2" w:rsidP="001A1436">
      <w:pPr>
        <w:rPr>
          <w:ins w:id="465" w:author="Faizan Alam" w:date="2025-10-24T00:54:00Z"/>
        </w:rPr>
      </w:pPr>
      <w:ins w:id="466" w:author="Faizan Alam" w:date="2025-10-24T21:58:00Z">
        <w:r>
          <w:rPr>
            <w:noProof/>
          </w:rPr>
          <w:drawing>
            <wp:anchor distT="0" distB="0" distL="114300" distR="114300" simplePos="0" relativeHeight="2516910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del w:id="467" w:author="Faizan Alam" w:date="2025-10-24T19:52:00Z">
        <w:r>
          <w:rPr>
            <w:noProof/>
          </w:rPr>
          <w:drawing>
            <wp:anchor distT="0" distB="0" distL="114300" distR="114300" simplePos="0" relativeHeight="25167872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del>
      <w:ins w:id="468" w:author="Faizan Alam" w:date="2025-10-24T00:54:00Z">
        <w:r>
          <w:rPr>
            <w:noProof/>
          </w:rPr>
          <w:drawing>
            <wp:anchor distT="0" distB="0" distL="114300" distR="114300" simplePos="0" relativeHeight="251666432"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652B868" w14:textId="2E79218F" w:rsidR="001A1436" w:rsidRDefault="001A1436" w:rsidP="001A1436">
      <w:pPr>
        <w:rPr>
          <w:ins w:id="469" w:author="Faizan Alam" w:date="2025-10-24T00:54:00Z"/>
        </w:rPr>
      </w:pPr>
    </w:p>
    <w:p w14:paraId="78093221" w14:textId="13D50B43" w:rsidR="001A1436" w:rsidRDefault="001A1436" w:rsidP="001A1436">
      <w:pPr>
        <w:rPr>
          <w:ins w:id="470" w:author="Faizan Alam" w:date="2025-10-24T00:54:00Z"/>
        </w:rPr>
      </w:pPr>
    </w:p>
    <w:p w14:paraId="6F1DB2C6" w14:textId="616040ED" w:rsidR="001A1436" w:rsidRDefault="001A1436" w:rsidP="001A1436">
      <w:pPr>
        <w:rPr>
          <w:ins w:id="471" w:author="Faizan Alam" w:date="2025-10-24T00:54:00Z"/>
        </w:rPr>
      </w:pPr>
    </w:p>
    <w:p w14:paraId="44A7AC9F" w14:textId="6F963882" w:rsidR="001A1436" w:rsidRDefault="001A1436" w:rsidP="001A1436">
      <w:pPr>
        <w:rPr>
          <w:ins w:id="472" w:author="Faizan Alam" w:date="2025-10-24T00:54:00Z"/>
        </w:rPr>
      </w:pPr>
    </w:p>
    <w:p w14:paraId="7102D0E1" w14:textId="1414391C" w:rsidR="001A1436" w:rsidRDefault="001A1436" w:rsidP="001A1436">
      <w:pPr>
        <w:rPr>
          <w:ins w:id="473" w:author="Faizan Alam" w:date="2025-10-24T00:54:00Z"/>
        </w:rPr>
      </w:pPr>
    </w:p>
    <w:p w14:paraId="66DF93E7" w14:textId="2A39EF9E" w:rsidR="001A1436" w:rsidRDefault="001A1436" w:rsidP="001A1436">
      <w:pPr>
        <w:rPr>
          <w:ins w:id="474" w:author="Faizan Alam" w:date="2025-10-24T00:54:00Z"/>
        </w:rPr>
      </w:pPr>
    </w:p>
    <w:p w14:paraId="0BAA4D0E" w14:textId="1F5ABE98" w:rsidR="001A1436" w:rsidRDefault="001A1436" w:rsidP="001A1436">
      <w:pPr>
        <w:rPr>
          <w:ins w:id="475" w:author="Faizan Alam" w:date="2025-10-24T00:54:00Z"/>
        </w:rPr>
      </w:pPr>
    </w:p>
    <w:p w14:paraId="774EA302" w14:textId="62B02C71" w:rsidR="001A1436" w:rsidRDefault="00BF0F67" w:rsidP="00BF0F67">
      <w:pPr>
        <w:pStyle w:val="Heading2"/>
        <w:rPr>
          <w:ins w:id="476" w:author="Faizan Alam" w:date="2025-10-24T00:54:00Z"/>
        </w:rPr>
      </w:pPr>
      <w:bookmarkStart w:id="477" w:name="_Toc212221627"/>
      <w:bookmarkStart w:id="478" w:name="_Toc212235572"/>
      <w:ins w:id="479" w:author="Faizan Alam" w:date="2025-10-24T00:54:00Z">
        <w:r w:rsidRPr="00BF0F67">
          <w:t>INNER JOIN IN SQL</w:t>
        </w:r>
        <w:bookmarkEnd w:id="477"/>
        <w:bookmarkEnd w:id="478"/>
      </w:ins>
    </w:p>
    <w:p w14:paraId="1BA5C737" w14:textId="77777777" w:rsidR="00BF0F67" w:rsidRPr="00BF0F67" w:rsidRDefault="00BF0F67" w:rsidP="00BF0F67">
      <w:pPr>
        <w:rPr>
          <w:ins w:id="480" w:author="Faizan Alam" w:date="2025-10-24T00:54:00Z"/>
        </w:rPr>
      </w:pPr>
    </w:p>
    <w:p w14:paraId="4042748E" w14:textId="32C485A4" w:rsidR="001A1436" w:rsidRDefault="00BF0F67" w:rsidP="001A1436">
      <w:pPr>
        <w:rPr>
          <w:ins w:id="481" w:author="Faizan Alam" w:date="2025-10-24T00:54:00Z"/>
        </w:rPr>
      </w:pPr>
      <w:ins w:id="482" w:author="Faizan Alam" w:date="2025-10-24T00:54:00Z">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ins>
    </w:p>
    <w:p w14:paraId="18344D05" w14:textId="297B84F2" w:rsidR="001A1436" w:rsidRDefault="001A1436" w:rsidP="001A1436">
      <w:pPr>
        <w:rPr>
          <w:ins w:id="483" w:author="Faizan Alam" w:date="2025-10-24T00:54:00Z"/>
        </w:rPr>
      </w:pPr>
    </w:p>
    <w:p w14:paraId="7BCD0D0B" w14:textId="77777777" w:rsidR="00BF0F67" w:rsidRPr="00BF0F67" w:rsidRDefault="00BF0F67" w:rsidP="00BF0F67">
      <w:pPr>
        <w:rPr>
          <w:ins w:id="484" w:author="Faizan Alam" w:date="2025-10-24T00:54:00Z"/>
          <w:b/>
          <w:bCs/>
        </w:rPr>
      </w:pPr>
      <w:ins w:id="485" w:author="Faizan Alam" w:date="2025-10-24T00:54:00Z">
        <w:r w:rsidRPr="00BF0F67">
          <w:rPr>
            <w:b/>
            <w:bCs/>
          </w:rPr>
          <w:t>Syntax</w:t>
        </w:r>
      </w:ins>
    </w:p>
    <w:p w14:paraId="047A5935" w14:textId="77777777" w:rsidR="00BF0F67" w:rsidRPr="00BF0F67" w:rsidRDefault="00BF0F67" w:rsidP="00BF0F67">
      <w:pPr>
        <w:rPr>
          <w:ins w:id="486" w:author="Faizan Alam" w:date="2025-10-24T00:54:00Z"/>
          <w:b/>
          <w:bCs/>
        </w:rPr>
      </w:pPr>
      <w:ins w:id="487" w:author="Faizan Alam" w:date="2025-10-24T00:54:00Z">
        <w:r w:rsidRPr="00BF0F67">
          <w:rPr>
            <w:b/>
            <w:bCs/>
          </w:rPr>
          <w:t>The basic syntax template for an SQL Inner Join is:</w:t>
        </w:r>
      </w:ins>
    </w:p>
    <w:p w14:paraId="64BD039E" w14:textId="77777777" w:rsidR="00BF0F67" w:rsidRPr="00BF0F67" w:rsidRDefault="00BF0F67" w:rsidP="00BF0F67">
      <w:pPr>
        <w:rPr>
          <w:ins w:id="488" w:author="Faizan Alam" w:date="2025-10-24T00:54:00Z"/>
          <w:b/>
          <w:bCs/>
        </w:rPr>
      </w:pPr>
      <w:ins w:id="489" w:author="Faizan Alam" w:date="2025-10-24T00:54:00Z">
        <w:r w:rsidRPr="00BF0F67">
          <w:rPr>
            <w:b/>
            <w:bCs/>
          </w:rPr>
          <w:t>SELECT column_list</w:t>
        </w:r>
      </w:ins>
    </w:p>
    <w:p w14:paraId="4240BB89" w14:textId="77777777" w:rsidR="00BF0F67" w:rsidRPr="00BF0F67" w:rsidRDefault="00BF0F67" w:rsidP="00BF0F67">
      <w:pPr>
        <w:rPr>
          <w:ins w:id="490" w:author="Faizan Alam" w:date="2025-10-24T00:54:00Z"/>
          <w:b/>
          <w:bCs/>
        </w:rPr>
      </w:pPr>
      <w:ins w:id="491" w:author="Faizan Alam" w:date="2025-10-24T00:54:00Z">
        <w:r w:rsidRPr="00BF0F67">
          <w:rPr>
            <w:b/>
            <w:bCs/>
          </w:rPr>
          <w:t>FROM table1</w:t>
        </w:r>
      </w:ins>
    </w:p>
    <w:p w14:paraId="48674944" w14:textId="77777777" w:rsidR="00BF0F67" w:rsidRPr="00BF0F67" w:rsidRDefault="00BF0F67" w:rsidP="00BF0F67">
      <w:pPr>
        <w:rPr>
          <w:ins w:id="492" w:author="Faizan Alam" w:date="2025-10-24T00:54:00Z"/>
          <w:b/>
          <w:bCs/>
        </w:rPr>
      </w:pPr>
      <w:ins w:id="493" w:author="Faizan Alam" w:date="2025-10-24T00:54:00Z">
        <w:r w:rsidRPr="00BF0F67">
          <w:rPr>
            <w:b/>
            <w:bCs/>
          </w:rPr>
          <w:t>INNER JOIN table 2</w:t>
        </w:r>
      </w:ins>
    </w:p>
    <w:p w14:paraId="3D728F05" w14:textId="77777777" w:rsidR="00BF0F67" w:rsidRPr="00BF0F67" w:rsidRDefault="00BF0F67" w:rsidP="00BF0F67">
      <w:pPr>
        <w:rPr>
          <w:ins w:id="494" w:author="Faizan Alam" w:date="2025-10-24T00:54:00Z"/>
          <w:b/>
          <w:bCs/>
        </w:rPr>
      </w:pPr>
      <w:ins w:id="495" w:author="Faizan Alam" w:date="2025-10-24T00:54:00Z">
        <w:r w:rsidRPr="00BF0F67">
          <w:rPr>
            <w:b/>
            <w:bCs/>
          </w:rPr>
          <w:t>table1.join_column = table2.join_column;</w:t>
        </w:r>
      </w:ins>
    </w:p>
    <w:p w14:paraId="6EE57A12" w14:textId="77777777" w:rsidR="00BF0F67" w:rsidRPr="00BF0F67" w:rsidRDefault="00BF0F67" w:rsidP="00BF0F67">
      <w:pPr>
        <w:rPr>
          <w:ins w:id="496" w:author="Faizan Alam" w:date="2025-10-24T00:54:00Z"/>
        </w:rPr>
      </w:pPr>
      <w:ins w:id="497" w:author="Faizan Alam" w:date="2025-10-24T00:54:00Z">
        <w:r w:rsidRPr="00BF0F67">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ins>
    </w:p>
    <w:p w14:paraId="02A80060" w14:textId="022308CB" w:rsidR="001A1436" w:rsidRDefault="001A1436" w:rsidP="001A1436">
      <w:pPr>
        <w:rPr>
          <w:ins w:id="498" w:author="Faizan Alam" w:date="2025-10-24T00:54:00Z"/>
        </w:rPr>
      </w:pPr>
    </w:p>
    <w:p w14:paraId="4BF29B41" w14:textId="77777777" w:rsidR="00E75A5A" w:rsidRPr="00E75A5A" w:rsidRDefault="00E75A5A" w:rsidP="00E75A5A">
      <w:pPr>
        <w:rPr>
          <w:ins w:id="499" w:author="Faizan Alam" w:date="2025-10-24T00:54:00Z"/>
        </w:rPr>
      </w:pPr>
      <w:ins w:id="500" w:author="Faizan Alam" w:date="2025-10-24T00:54:00Z">
        <w:r w:rsidRPr="00E75A5A">
          <w:t xml:space="preserve">Why Use </w:t>
        </w:r>
      </w:ins>
      <w:ins w:id="501" w:author="Faizan Alam" w:date="2025-10-24T21:58:00Z">
        <w:r w:rsidR="00FB369D" w:rsidRPr="00E75A5A">
          <w:t>the</w:t>
        </w:r>
      </w:ins>
      <w:ins w:id="502" w:author="Faizan Alam" w:date="2025-10-24T00:54:00Z">
        <w:r w:rsidRPr="00E75A5A">
          <w:t>The Inner Join In SQL Queries?</w:t>
        </w:r>
      </w:ins>
    </w:p>
    <w:p w14:paraId="353AF3DE" w14:textId="77777777" w:rsidR="00E75A5A" w:rsidRPr="00E75A5A" w:rsidRDefault="00E75A5A" w:rsidP="00E75A5A">
      <w:pPr>
        <w:rPr>
          <w:ins w:id="503" w:author="Faizan Alam" w:date="2025-10-24T00:54:00Z"/>
        </w:rPr>
      </w:pPr>
      <w:ins w:id="504" w:author="Faizan Alam" w:date="2025-10-24T00:54:00Z">
        <w:r w:rsidRPr="00E75A5A">
          <w:t>There are several important reasons to utilize Inner Join in </w:t>
        </w:r>
      </w:ins>
      <w:del w:id="505" w:author="Faizan Alam" w:date="2025-10-24T21:58:00Z">
        <w:r w:rsidRPr="00FB369D">
          <w:delText>SQL</w:delText>
        </w:r>
      </w:del>
      <w:ins w:id="506" w:author="Faizan Alam" w:date="2025-10-24T19:52:00Z">
        <w:r w:rsidR="00DC054C">
          <w:fldChar w:fldCharType="begin"/>
        </w:r>
        <w:r w:rsidR="00DC054C">
          <w:instrText xml:space="preserve"> HYPERLINK "https://www.simplilearn.com/tutorials/sql-tutorial/what-is-sql" \t "_blank" \o "SQL" </w:instrText>
        </w:r>
        <w:r w:rsidR="00DC054C">
          <w:fldChar w:fldCharType="separate"/>
        </w:r>
        <w:r w:rsidRPr="00E75A5A">
          <w:rPr>
            <w:rStyle w:val="Hyperlink"/>
          </w:rPr>
          <w:t>SQL</w:t>
        </w:r>
        <w:r w:rsidR="00DC054C">
          <w:rPr>
            <w:rStyle w:val="Hyperlink"/>
          </w:rPr>
          <w:fldChar w:fldCharType="end"/>
        </w:r>
      </w:ins>
      <w:ins w:id="507" w:author="Faizan Alam" w:date="2025-10-24T00:54:00Z">
        <w:r w:rsidRPr="00E75A5A">
          <w:fldChar w:fldCharType="begin"/>
        </w:r>
        <w:r w:rsidRPr="00E75A5A">
          <w:instrText xml:space="preserve"> HYPERLINK "https://www.simplilearn.com/tutorials/sql-tutorial/what-is-sql" \o "SQL" \t "_blank" </w:instrText>
        </w:r>
        <w:r w:rsidRPr="00E75A5A">
          <w:fldChar w:fldCharType="separate"/>
        </w:r>
        <w:r w:rsidRPr="00E75A5A">
          <w:rPr>
            <w:rStyle w:val="Hyperlink"/>
          </w:rPr>
          <w:t>SQL</w:t>
        </w:r>
        <w:r w:rsidRPr="00E75A5A">
          <w:fldChar w:fldCharType="end"/>
        </w:r>
        <w:r w:rsidRPr="00E75A5A">
          <w:t> operation queries:</w:t>
        </w:r>
      </w:ins>
    </w:p>
    <w:p w14:paraId="31AA4AAA" w14:textId="77777777" w:rsidR="00E75A5A" w:rsidRPr="00E75A5A" w:rsidRDefault="00E75A5A" w:rsidP="00E75A5A">
      <w:pPr>
        <w:numPr>
          <w:ilvl w:val="0"/>
          <w:numId w:val="42"/>
        </w:numPr>
        <w:rPr>
          <w:ins w:id="508" w:author="Faizan Alam" w:date="2025-10-24T00:54:00Z"/>
        </w:rPr>
      </w:pPr>
      <w:ins w:id="509" w:author="Faizan Alam" w:date="2025-10-24T00:54:00Z">
        <w:r w:rsidRPr="00E75A5A">
          <w:t>Consolidate related data from multiple tables into a single result set. This avoids the need to run multiple separate queries and combine results in application code.</w:t>
        </w:r>
      </w:ins>
    </w:p>
    <w:p w14:paraId="6CFF2C61" w14:textId="77777777" w:rsidR="00E75A5A" w:rsidRPr="00E75A5A" w:rsidRDefault="00E75A5A" w:rsidP="00E75A5A">
      <w:pPr>
        <w:numPr>
          <w:ilvl w:val="0"/>
          <w:numId w:val="42"/>
        </w:numPr>
        <w:rPr>
          <w:ins w:id="510" w:author="Faizan Alam" w:date="2025-10-24T00:54:00Z"/>
        </w:rPr>
      </w:pPr>
      <w:ins w:id="511" w:author="Faizan Alam" w:date="2025-10-24T00:54:00Z">
        <w:r w:rsidRPr="00E75A5A">
          <w:t>Filter unwanted rows that do not match the Join criteria. The Inner Join predicate removes non-matching rows through the inherent filtering action of matching data across tables.</w:t>
        </w:r>
      </w:ins>
    </w:p>
    <w:p w14:paraId="1456702A" w14:textId="77777777" w:rsidR="00E75A5A" w:rsidRPr="00E75A5A" w:rsidRDefault="00E75A5A" w:rsidP="00E75A5A">
      <w:pPr>
        <w:numPr>
          <w:ilvl w:val="0"/>
          <w:numId w:val="42"/>
        </w:numPr>
        <w:rPr>
          <w:ins w:id="512" w:author="Faizan Alam" w:date="2025-10-24T00:54:00Z"/>
        </w:rPr>
      </w:pPr>
      <w:ins w:id="513" w:author="Faizan Alam" w:date="2025-10-24T00:54:00Z">
        <w:r w:rsidRPr="00E75A5A">
          <w:t>Associate detailed child table records with parent table data, such as order details with customers. Joins form connections between primary and foreign keys.</w:t>
        </w:r>
      </w:ins>
    </w:p>
    <w:p w14:paraId="5319B686" w14:textId="77777777" w:rsidR="00E75A5A" w:rsidRPr="00E75A5A" w:rsidRDefault="00E75A5A" w:rsidP="00E75A5A">
      <w:pPr>
        <w:numPr>
          <w:ilvl w:val="0"/>
          <w:numId w:val="42"/>
        </w:numPr>
        <w:rPr>
          <w:ins w:id="514" w:author="Faizan Alam" w:date="2025-10-24T00:54:00Z"/>
        </w:rPr>
      </w:pPr>
      <w:ins w:id="515" w:author="Faizan Alam" w:date="2025-10-24T00:54:00Z">
        <w:r w:rsidRPr="00E75A5A">
          <w:t>Aggregate calculations can be performed across the joined results. When you combine tables, aggregated functions like SUM(), COUNT(), and AVG() can be applied.</w:t>
        </w:r>
      </w:ins>
    </w:p>
    <w:p w14:paraId="1C7C2685" w14:textId="77777777" w:rsidR="00E75A5A" w:rsidRPr="00E75A5A" w:rsidRDefault="00E75A5A" w:rsidP="00E75A5A">
      <w:pPr>
        <w:numPr>
          <w:ilvl w:val="0"/>
          <w:numId w:val="42"/>
        </w:numPr>
        <w:rPr>
          <w:ins w:id="516" w:author="Faizan Alam" w:date="2025-10-24T00:54:00Z"/>
        </w:rPr>
      </w:pPr>
      <w:ins w:id="517" w:author="Faizan Alam" w:date="2025-10-24T00:54:00Z">
        <w:r w:rsidRPr="00E75A5A">
          <w:t>Simplify complex queries by breaking logic across modular steps with incremental joins.</w:t>
        </w:r>
      </w:ins>
    </w:p>
    <w:p w14:paraId="61DE8F1C" w14:textId="77777777" w:rsidR="00E75A5A" w:rsidRPr="00E75A5A" w:rsidRDefault="00E75A5A" w:rsidP="00E75A5A">
      <w:pPr>
        <w:rPr>
          <w:ins w:id="518" w:author="Faizan Alam" w:date="2025-10-24T00:54:00Z"/>
        </w:rPr>
      </w:pPr>
      <w:ins w:id="519" w:author="Faizan Alam" w:date="2025-10-24T00:54:00Z">
        <w:r w:rsidRPr="00E75A5A">
          <w:t>In summary, Inner Joins facilitates bringing related data together in SQL result sets, no matter how distributed it is across tables in the database schema.</w:t>
        </w:r>
      </w:ins>
    </w:p>
    <w:p w14:paraId="151503C8" w14:textId="2E5FABDD" w:rsidR="001A1436" w:rsidRDefault="001A1436" w:rsidP="001A1436">
      <w:pPr>
        <w:rPr>
          <w:ins w:id="520" w:author="Faizan Alam" w:date="2025-10-24T00:54:00Z"/>
        </w:rPr>
      </w:pPr>
    </w:p>
    <w:p w14:paraId="3578899F" w14:textId="2CC55460" w:rsidR="00E75A5A" w:rsidRPr="00E75A5A" w:rsidRDefault="00E75A5A" w:rsidP="00E75A5A">
      <w:pPr>
        <w:rPr>
          <w:ins w:id="521" w:author="Faizan Alam" w:date="2025-10-24T00:54:00Z"/>
          <w:b/>
          <w:bCs/>
        </w:rPr>
      </w:pPr>
      <w:ins w:id="522" w:author="Faizan Alam" w:date="2025-10-24T00:54:00Z">
        <w:r w:rsidRPr="00E75A5A">
          <w:rPr>
            <w:b/>
            <w:bCs/>
          </w:rPr>
          <w:t xml:space="preserve">Difference Between Inner Join </w:t>
        </w:r>
        <w:r>
          <w:rPr>
            <w:b/>
            <w:bCs/>
          </w:rPr>
          <w:t>and</w:t>
        </w:r>
        <w:r w:rsidRPr="00E75A5A">
          <w:rPr>
            <w:b/>
            <w:bCs/>
          </w:rPr>
          <w:t xml:space="preserve"> Outer Join</w:t>
        </w:r>
      </w:ins>
    </w:p>
    <w:p w14:paraId="6C44584C" w14:textId="0D781E00" w:rsidR="00E75A5A" w:rsidRPr="00E75A5A" w:rsidRDefault="00E75A5A" w:rsidP="00E75A5A">
      <w:pPr>
        <w:rPr>
          <w:ins w:id="523" w:author="Faizan Alam" w:date="2025-10-24T00:54:00Z"/>
        </w:rPr>
      </w:pPr>
      <w:ins w:id="524" w:author="Faizan Alam" w:date="2025-10-24T00:54:00Z">
        <w:r w:rsidRPr="00E75A5A">
          <w:t>There are several advanced join techniques that</w:t>
        </w:r>
        <w:r w:rsidR="00D014CD">
          <w:t xml:space="preserve"> are</w:t>
        </w:r>
        <w:r w:rsidRPr="00E75A5A">
          <w:t xml:space="preserve"> </w:t>
        </w:r>
      </w:ins>
      <w:ins w:id="525" w:author="Faizan Alam" w:date="2025-10-24T21:58:00Z">
        <w:r w:rsidR="008336C9" w:rsidRPr="00E75A5A">
          <w:t>built</w:t>
        </w:r>
      </w:ins>
      <w:ins w:id="526" w:author="Faizan Alam" w:date="2025-10-24T00:54:00Z">
        <w:r w:rsidRPr="00E75A5A">
          <w:t>build upon Inner Joins with expanded capabilities:</w:t>
        </w:r>
      </w:ins>
    </w:p>
    <w:p w14:paraId="14FC5D03" w14:textId="77777777" w:rsidR="00E75A5A" w:rsidRPr="00E75A5A" w:rsidRDefault="00E75A5A" w:rsidP="005E5A0F">
      <w:pPr>
        <w:pStyle w:val="ListParagraph"/>
        <w:numPr>
          <w:ilvl w:val="0"/>
          <w:numId w:val="44"/>
        </w:numPr>
        <w:rPr>
          <w:ins w:id="527" w:author="Faizan Alam" w:date="2025-10-24T00:54:00Z"/>
        </w:rPr>
      </w:pPr>
      <w:ins w:id="528" w:author="Faizan Alam" w:date="2025-10-24T00:54:00Z">
        <w:r w:rsidRPr="00E75A5A">
          <w:t>Outer Joins return all rows from one or both tables, matching rows when data exists but also preserving rows with NULL for non-matching data.</w:t>
        </w:r>
      </w:ins>
    </w:p>
    <w:p w14:paraId="30890A3E" w14:textId="77777777" w:rsidR="00E75A5A" w:rsidRPr="00E75A5A" w:rsidRDefault="00E75A5A" w:rsidP="005E5A0F">
      <w:pPr>
        <w:pStyle w:val="ListParagraph"/>
        <w:numPr>
          <w:ilvl w:val="0"/>
          <w:numId w:val="43"/>
        </w:numPr>
        <w:rPr>
          <w:ins w:id="529" w:author="Faizan Alam" w:date="2025-10-24T00:54:00Z"/>
        </w:rPr>
      </w:pPr>
      <w:ins w:id="530" w:author="Faizan Alam" w:date="2025-10-24T00:54:00Z">
        <w:r w:rsidRPr="00E75A5A">
          <w:t>Left Outer Joins return all rows from the "left" table, even if no match exists.</w:t>
        </w:r>
      </w:ins>
    </w:p>
    <w:p w14:paraId="145AB150" w14:textId="77777777" w:rsidR="00E75A5A" w:rsidRPr="00E75A5A" w:rsidRDefault="00E75A5A" w:rsidP="005E5A0F">
      <w:pPr>
        <w:pStyle w:val="ListParagraph"/>
        <w:numPr>
          <w:ilvl w:val="0"/>
          <w:numId w:val="43"/>
        </w:numPr>
        <w:rPr>
          <w:ins w:id="531" w:author="Faizan Alam" w:date="2025-10-24T00:54:00Z"/>
        </w:rPr>
      </w:pPr>
      <w:ins w:id="532" w:author="Faizan Alam" w:date="2025-10-24T00:54:00Z">
        <w:r w:rsidRPr="00E75A5A">
          <w:t>Right Outer Joins return all rows from the "right" table if no match exists.</w:t>
        </w:r>
      </w:ins>
    </w:p>
    <w:p w14:paraId="7650F3CB" w14:textId="1FD23480" w:rsidR="00E75A5A" w:rsidRPr="00E75A5A" w:rsidRDefault="00E75A5A" w:rsidP="005E5A0F">
      <w:pPr>
        <w:pStyle w:val="ListParagraph"/>
        <w:numPr>
          <w:ilvl w:val="0"/>
          <w:numId w:val="43"/>
        </w:numPr>
        <w:rPr>
          <w:ins w:id="533" w:author="Faizan Alam" w:date="2025-10-24T00:54:00Z"/>
        </w:rPr>
      </w:pPr>
      <w:ins w:id="534" w:author="Faizan Alam" w:date="2025-10-24T00:54:00Z">
        <w:r w:rsidRPr="00E75A5A">
          <w:t>Full Outer Joins return rows from both tables, appending NULLs if there is no match.</w:t>
        </w:r>
      </w:ins>
    </w:p>
    <w:p w14:paraId="1AA5B99F" w14:textId="77777777" w:rsidR="00E75A5A" w:rsidRPr="00E75A5A" w:rsidRDefault="00E75A5A" w:rsidP="005E5A0F">
      <w:pPr>
        <w:pStyle w:val="ListParagraph"/>
        <w:numPr>
          <w:ilvl w:val="0"/>
          <w:numId w:val="43"/>
        </w:numPr>
        <w:rPr>
          <w:ins w:id="535" w:author="Faizan Alam" w:date="2025-10-24T00:54:00Z"/>
        </w:rPr>
      </w:pPr>
      <w:ins w:id="536" w:author="Faizan Alam" w:date="2025-10-24T00:54:00Z">
        <w:r w:rsidRPr="00E75A5A">
          <w:t>Self Joins: A table joined to itself in order to analyze hierarchical data such as managers and employees, where the same table contains both types of data rows.</w:t>
        </w:r>
      </w:ins>
    </w:p>
    <w:p w14:paraId="62CEBA70" w14:textId="77777777" w:rsidR="00E75A5A" w:rsidRPr="00E75A5A" w:rsidRDefault="00E75A5A" w:rsidP="005E5A0F">
      <w:pPr>
        <w:pStyle w:val="ListParagraph"/>
        <w:numPr>
          <w:ilvl w:val="0"/>
          <w:numId w:val="43"/>
        </w:numPr>
        <w:rPr>
          <w:ins w:id="537" w:author="Faizan Alam" w:date="2025-10-24T00:54:00Z"/>
        </w:rPr>
      </w:pPr>
      <w:ins w:id="538" w:author="Faizan Alam" w:date="2025-10-24T00:54:00Z">
        <w:r w:rsidRPr="00E75A5A">
          <w:t>Cross Joins: Joins every row from the first table with every row from the second table, multiplying rows for all combinations.</w:t>
        </w:r>
      </w:ins>
    </w:p>
    <w:p w14:paraId="2FD344F0" w14:textId="77777777" w:rsidR="00E75A5A" w:rsidRPr="00E75A5A" w:rsidRDefault="00E75A5A" w:rsidP="00E75A5A">
      <w:pPr>
        <w:rPr>
          <w:ins w:id="539" w:author="Faizan Alam" w:date="2025-10-24T00:54:00Z"/>
        </w:rPr>
      </w:pPr>
      <w:ins w:id="540" w:author="Faizan Alam" w:date="2025-10-24T00:54:00Z">
        <w:r w:rsidRPr="00E75A5A">
          <w:t>So, while Inner Joins only return strictly matching row pairs, discarding non-matching rows, Outer Joins, and Cross Joins have specialized logic around preserving non-matching results for inclusion as well.</w:t>
        </w:r>
      </w:ins>
    </w:p>
    <w:p w14:paraId="27510E82" w14:textId="77777777" w:rsidR="00E75A5A" w:rsidRDefault="00E75A5A" w:rsidP="001A1436">
      <w:pPr>
        <w:rPr>
          <w:ins w:id="541" w:author="Faizan Alam" w:date="2025-10-24T00:54:00Z"/>
        </w:rPr>
      </w:pPr>
    </w:p>
    <w:p w14:paraId="1CFE90F8" w14:textId="6D0C422C" w:rsidR="001A1436" w:rsidRDefault="001A1436" w:rsidP="001A1436">
      <w:pPr>
        <w:rPr>
          <w:ins w:id="542" w:author="Faizan Alam" w:date="2025-10-24T00:54:00Z"/>
        </w:rPr>
      </w:pPr>
    </w:p>
    <w:p w14:paraId="0A538826" w14:textId="419ADE84" w:rsidR="001A1436" w:rsidRDefault="001A1436" w:rsidP="001A1436">
      <w:pPr>
        <w:rPr>
          <w:ins w:id="543" w:author="Faizan Alam" w:date="2025-10-24T00:54:00Z"/>
        </w:rPr>
      </w:pPr>
    </w:p>
    <w:p w14:paraId="6D573715" w14:textId="45E90542" w:rsidR="001A1436" w:rsidRDefault="001A1436" w:rsidP="001A1436">
      <w:pPr>
        <w:rPr>
          <w:ins w:id="544" w:author="Faizan Alam" w:date="2025-10-24T00:54:00Z"/>
        </w:rPr>
      </w:pPr>
    </w:p>
    <w:p w14:paraId="177B8CB8" w14:textId="79D23D37" w:rsidR="001A1436" w:rsidRDefault="001A1436" w:rsidP="001A1436">
      <w:pPr>
        <w:rPr>
          <w:ins w:id="545" w:author="Faizan Alam" w:date="2025-10-24T00:54:00Z"/>
        </w:rPr>
      </w:pPr>
    </w:p>
    <w:p w14:paraId="11836709" w14:textId="79148814" w:rsidR="001A1436" w:rsidRDefault="001A1436" w:rsidP="001A1436">
      <w:pPr>
        <w:rPr>
          <w:ins w:id="546" w:author="Faizan Alam" w:date="2025-10-24T00:54:00Z"/>
        </w:rPr>
      </w:pPr>
    </w:p>
    <w:p w14:paraId="23B54FDE" w14:textId="7DC5C100" w:rsidR="001A1436" w:rsidRDefault="001A1436" w:rsidP="001A1436">
      <w:pPr>
        <w:rPr>
          <w:ins w:id="547" w:author="Faizan Alam" w:date="2025-10-24T00:54:00Z"/>
        </w:rPr>
      </w:pPr>
    </w:p>
    <w:p w14:paraId="268A1689" w14:textId="1A8F513A" w:rsidR="001A1436" w:rsidRDefault="001A1436" w:rsidP="001A1436">
      <w:pPr>
        <w:rPr>
          <w:ins w:id="548" w:author="Faizan Alam" w:date="2025-10-24T00:54:00Z"/>
        </w:rPr>
      </w:pPr>
    </w:p>
    <w:p w14:paraId="072BCE2E" w14:textId="36915F5A" w:rsidR="001A1436" w:rsidRDefault="001A1436" w:rsidP="001A1436">
      <w:pPr>
        <w:rPr>
          <w:ins w:id="549" w:author="Faizan Alam" w:date="2025-10-24T00:54:00Z"/>
        </w:rPr>
      </w:pPr>
    </w:p>
    <w:p w14:paraId="0203D2B8" w14:textId="67B79A35" w:rsidR="001A1436" w:rsidRDefault="001A1436" w:rsidP="001A1436">
      <w:pPr>
        <w:rPr>
          <w:ins w:id="550" w:author="Faizan Alam" w:date="2025-10-24T00:54:00Z"/>
        </w:rPr>
      </w:pPr>
    </w:p>
    <w:p w14:paraId="09A3DA65" w14:textId="6DFE17D3" w:rsidR="001A1436" w:rsidRDefault="001A1436" w:rsidP="0027719F">
      <w:pPr>
        <w:pStyle w:val="Heading1"/>
        <w:rPr>
          <w:ins w:id="551" w:author="Faizan Alam" w:date="2025-10-24T00:54:00Z"/>
        </w:rPr>
        <w:pPrChange w:id="552" w:author="Faizan Alam" w:date="2025-10-24T21:58:00Z">
          <w:pPr/>
        </w:pPrChange>
      </w:pPr>
    </w:p>
    <w:p w14:paraId="47E4F044" w14:textId="34E228DC" w:rsidR="001A1436" w:rsidRDefault="001A1436" w:rsidP="001A1436">
      <w:pPr>
        <w:rPr>
          <w:ins w:id="553" w:author="Faizan Alam" w:date="2025-10-24T00:54:00Z"/>
        </w:rPr>
      </w:pPr>
    </w:p>
    <w:p w14:paraId="634656B0" w14:textId="1C7884D1" w:rsidR="001A1436" w:rsidRDefault="001A1436" w:rsidP="001A1436">
      <w:pPr>
        <w:rPr>
          <w:ins w:id="554" w:author="Faizan Alam" w:date="2025-10-24T00:54:00Z"/>
        </w:rPr>
      </w:pPr>
    </w:p>
    <w:p w14:paraId="568C0876" w14:textId="552D7C18" w:rsidR="001A1436" w:rsidRDefault="001A1436" w:rsidP="001A1436">
      <w:pPr>
        <w:rPr>
          <w:ins w:id="555" w:author="Faizan Alam" w:date="2025-10-24T00:54:00Z"/>
        </w:rPr>
      </w:pPr>
    </w:p>
    <w:p w14:paraId="4CFE8DC5" w14:textId="5C918B5E" w:rsidR="001A1436" w:rsidRDefault="001A1436" w:rsidP="001A1436">
      <w:pPr>
        <w:rPr>
          <w:ins w:id="556" w:author="Faizan Alam" w:date="2025-10-24T00:54:00Z"/>
        </w:rPr>
      </w:pPr>
    </w:p>
    <w:p w14:paraId="569C75F4" w14:textId="4B66058E" w:rsidR="001A1436" w:rsidRDefault="001A1436" w:rsidP="001A1436">
      <w:pPr>
        <w:rPr>
          <w:ins w:id="557" w:author="Faizan Alam" w:date="2025-10-24T00:54:00Z"/>
        </w:rPr>
      </w:pPr>
    </w:p>
    <w:p w14:paraId="23EFF25A" w14:textId="47313166" w:rsidR="001A1436" w:rsidRDefault="001A1436" w:rsidP="001A1436">
      <w:pPr>
        <w:rPr>
          <w:ins w:id="558" w:author="Faizan Alam" w:date="2025-10-24T00:54:00Z"/>
        </w:rPr>
      </w:pPr>
    </w:p>
    <w:p w14:paraId="4540F391" w14:textId="67CCCF86" w:rsidR="001A1436" w:rsidRDefault="001A1436" w:rsidP="001A1436">
      <w:pPr>
        <w:rPr>
          <w:ins w:id="559" w:author="Faizan Alam" w:date="2025-10-24T00:54:00Z"/>
        </w:rPr>
      </w:pPr>
    </w:p>
    <w:p w14:paraId="37423D51" w14:textId="03372D03" w:rsidR="001A1436" w:rsidRDefault="001A1436" w:rsidP="001A1436">
      <w:pPr>
        <w:rPr>
          <w:ins w:id="560" w:author="Faizan Alam" w:date="2025-10-24T00:54:00Z"/>
        </w:rPr>
      </w:pPr>
    </w:p>
    <w:p w14:paraId="76C684BC" w14:textId="38DF066D" w:rsidR="001A1436" w:rsidRDefault="001A1436" w:rsidP="001A1436">
      <w:pPr>
        <w:rPr>
          <w:ins w:id="561" w:author="Faizan Alam" w:date="2025-10-24T00:54:00Z"/>
        </w:rPr>
      </w:pPr>
    </w:p>
    <w:p w14:paraId="5020D3F8" w14:textId="77777777" w:rsidR="001A1436" w:rsidRPr="001A1436" w:rsidRDefault="001A1436" w:rsidP="001A1436">
      <w:pPr>
        <w:rPr>
          <w:ins w:id="562" w:author="Faizan Alam" w:date="2025-10-24T00:54:00Z"/>
        </w:rPr>
      </w:pPr>
    </w:p>
    <w:p w14:paraId="3DF1F88C" w14:textId="77777777" w:rsidR="001A1436" w:rsidRPr="001A1436" w:rsidRDefault="001A1436" w:rsidP="001A1436">
      <w:pPr>
        <w:rPr>
          <w:ins w:id="563" w:author="Faizan Alam" w:date="2025-10-24T00:54:00Z"/>
        </w:rPr>
      </w:pPr>
    </w:p>
    <w:p w14:paraId="18AC5FA4" w14:textId="5787AFFE" w:rsidR="0027719F" w:rsidRDefault="0027719F" w:rsidP="0027719F">
      <w:pPr>
        <w:pStyle w:val="Heading1"/>
        <w:rPr>
          <w:ins w:id="564" w:author="Faizan Alam" w:date="2025-10-24T00:54:00Z"/>
        </w:rPr>
      </w:pPr>
      <w:bookmarkStart w:id="565" w:name="_Toc212221628"/>
      <w:bookmarkStart w:id="566" w:name="_Toc212235573"/>
      <w:ins w:id="567" w:author="Faizan Alam" w:date="2025-10-24T00:54:00Z">
        <w:r>
          <w:t>ERRORS</w:t>
        </w:r>
        <w:bookmarkEnd w:id="565"/>
        <w:bookmarkEnd w:id="566"/>
      </w:ins>
    </w:p>
    <w:p w14:paraId="76992656" w14:textId="77777777" w:rsidR="002D5B8B" w:rsidRPr="002D5B8B" w:rsidRDefault="002D5B8B" w:rsidP="002D5B8B">
      <w:pPr>
        <w:rPr>
          <w:ins w:id="568" w:author="Faizan Alam" w:date="2025-10-24T21:58:00Z"/>
        </w:rPr>
      </w:pPr>
    </w:p>
    <w:p w14:paraId="58202F58" w14:textId="5BFF7E99" w:rsidR="002D5B8B" w:rsidRDefault="002D5B8B" w:rsidP="002D5B8B">
      <w:pPr>
        <w:rPr>
          <w:ins w:id="569" w:author="Faizan Alam" w:date="2025-10-24T21:58:00Z"/>
          <w:rFonts w:ascii="Times New Roman" w:hAnsi="Times New Roman" w:cs="Times New Roman"/>
          <w:sz w:val="24"/>
          <w:szCs w:val="20"/>
        </w:rPr>
      </w:pPr>
      <w:ins w:id="570" w:author="Faizan Alam" w:date="2025-10-24T21:58:00Z">
        <w:r w:rsidRPr="002D5B8B">
          <w:rPr>
            <w:rFonts w:ascii="Times New Roman" w:hAnsi="Times New Roman" w:cs="Times New Roman"/>
            <w:b/>
            <w:bCs/>
            <w:sz w:val="24"/>
            <w:szCs w:val="20"/>
          </w:rPr>
          <w:t xml:space="preserve">ORA-00942: table or view does not </w:t>
        </w:r>
        <w:r w:rsidRPr="002D5B8B">
          <w:rPr>
            <w:rFonts w:ascii="Times New Roman" w:hAnsi="Times New Roman" w:cs="Times New Roman"/>
            <w:b/>
            <w:bCs/>
            <w:sz w:val="24"/>
            <w:szCs w:val="20"/>
          </w:rPr>
          <w:t xml:space="preserve">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ins>
    </w:p>
    <w:p w14:paraId="292A4537" w14:textId="758D1505" w:rsidR="002D5B8B" w:rsidRDefault="001821D6" w:rsidP="002D5B8B">
      <w:pPr>
        <w:rPr>
          <w:ins w:id="571" w:author="Faizan Alam" w:date="2025-10-24T21:58:00Z"/>
          <w:rFonts w:ascii="Times New Roman" w:hAnsi="Times New Roman" w:cs="Times New Roman"/>
          <w:sz w:val="24"/>
          <w:szCs w:val="20"/>
        </w:rPr>
      </w:pPr>
      <w:ins w:id="572" w:author="Faizan Alam" w:date="2025-10-24T21:58:00Z">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ins>
    </w:p>
    <w:p w14:paraId="14816306" w14:textId="4ABA7A38" w:rsidR="001821D6" w:rsidRDefault="001821D6" w:rsidP="001821D6">
      <w:pPr>
        <w:rPr>
          <w:ins w:id="573" w:author="Faizan Alam" w:date="2025-10-24T21:58:00Z"/>
          <w:rFonts w:ascii="Times New Roman" w:hAnsi="Times New Roman" w:cs="Times New Roman"/>
          <w:sz w:val="24"/>
          <w:szCs w:val="20"/>
        </w:rPr>
      </w:pPr>
      <w:ins w:id="574" w:author="Faizan Alam" w:date="2025-10-24T21:58:00Z">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ins>
    </w:p>
    <w:p w14:paraId="6EEFA503" w14:textId="2B4D6A26" w:rsidR="001821D6" w:rsidRPr="00746989" w:rsidRDefault="00746989" w:rsidP="001821D6">
      <w:pPr>
        <w:rPr>
          <w:ins w:id="575" w:author="Faizan Alam" w:date="2025-10-24T21:58:00Z"/>
          <w:rFonts w:ascii="Times New Roman" w:hAnsi="Times New Roman" w:cs="Times New Roman"/>
          <w:sz w:val="24"/>
          <w:szCs w:val="20"/>
        </w:rPr>
      </w:pPr>
      <w:ins w:id="576" w:author="Faizan Alam" w:date="2025-10-24T21:58:00Z">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When a relational operator(&lt;,&gt;,=) is missing after a relational clause(WHERE).</w:t>
        </w:r>
      </w:ins>
    </w:p>
    <w:p w14:paraId="3A6D6F9F" w14:textId="77777777" w:rsidR="0005457F" w:rsidRPr="001821D6" w:rsidRDefault="001821D6" w:rsidP="00244868">
      <w:pPr>
        <w:rPr>
          <w:rFonts w:ascii="Times New Roman" w:hAnsi="Times New Roman"/>
          <w:sz w:val="24"/>
          <w:rPrChange w:id="577" w:author="Faizan Alam" w:date="2025-10-24T21:58:00Z">
            <w:rPr/>
          </w:rPrChange>
        </w:rPr>
      </w:pPr>
      <w:ins w:id="578" w:author="Faizan Alam" w:date="2025-10-24T21:58:00Z">
        <w:r w:rsidRPr="001821D6">
          <w:rPr>
            <w:rFonts w:ascii="Times New Roman" w:hAnsi="Times New Roman" w:cs="Times New Roman"/>
            <w:sz w:val="24"/>
            <w:szCs w:val="20"/>
          </w:rPr>
          <w:cr/>
        </w:r>
      </w:ins>
    </w:p>
    <w:sectPr w:rsidR="0005457F" w:rsidRPr="001821D6" w:rsidSect="00691D12">
      <w:headerReference w:type="default" r:id="rId16"/>
      <w:footerReference w:type="default" r:id="rId17"/>
      <w:footerReference w:type="first" r:id="rId1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CECED" w14:textId="77777777" w:rsidR="00257BB1" w:rsidRDefault="00257BB1" w:rsidP="00E4673A">
      <w:pPr>
        <w:spacing w:after="0" w:line="240" w:lineRule="auto"/>
      </w:pPr>
      <w:r>
        <w:separator/>
      </w:r>
    </w:p>
  </w:endnote>
  <w:endnote w:type="continuationSeparator" w:id="0">
    <w:p w14:paraId="54B2F379" w14:textId="77777777" w:rsidR="00257BB1" w:rsidRDefault="00257BB1" w:rsidP="00E4673A">
      <w:pPr>
        <w:spacing w:after="0" w:line="240" w:lineRule="auto"/>
      </w:pPr>
      <w:r>
        <w:continuationSeparator/>
      </w:r>
    </w:p>
  </w:endnote>
  <w:endnote w:type="continuationNotice" w:id="1">
    <w:p w14:paraId="7A2BD70E" w14:textId="77777777" w:rsidR="00257BB1" w:rsidRDefault="00257B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3815" w14:textId="77777777" w:rsidR="00257BB1" w:rsidRDefault="00257BB1" w:rsidP="00E4673A">
      <w:pPr>
        <w:spacing w:after="0" w:line="240" w:lineRule="auto"/>
      </w:pPr>
      <w:r>
        <w:separator/>
      </w:r>
    </w:p>
  </w:footnote>
  <w:footnote w:type="continuationSeparator" w:id="0">
    <w:p w14:paraId="07530BF7" w14:textId="77777777" w:rsidR="00257BB1" w:rsidRDefault="00257BB1" w:rsidP="00E4673A">
      <w:pPr>
        <w:spacing w:after="0" w:line="240" w:lineRule="auto"/>
      </w:pPr>
      <w:r>
        <w:continuationSeparator/>
      </w:r>
    </w:p>
  </w:footnote>
  <w:footnote w:type="continuationNotice" w:id="1">
    <w:p w14:paraId="1F8A38FC" w14:textId="77777777" w:rsidR="00257BB1" w:rsidRDefault="00257B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A3DB7" w14:textId="77777777" w:rsidR="00CA56DA" w:rsidRDefault="00CA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B1D72"/>
    <w:multiLevelType w:val="hybridMultilevel"/>
    <w:tmpl w:val="94A8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E14EB"/>
    <w:multiLevelType w:val="multilevel"/>
    <w:tmpl w:val="75C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09E1"/>
    <w:multiLevelType w:val="multilevel"/>
    <w:tmpl w:val="7264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7"/>
  </w:num>
  <w:num w:numId="3">
    <w:abstractNumId w:val="8"/>
  </w:num>
  <w:num w:numId="4">
    <w:abstractNumId w:val="10"/>
  </w:num>
  <w:num w:numId="5">
    <w:abstractNumId w:val="7"/>
  </w:num>
  <w:num w:numId="6">
    <w:abstractNumId w:val="13"/>
  </w:num>
  <w:num w:numId="7">
    <w:abstractNumId w:val="25"/>
  </w:num>
  <w:num w:numId="8">
    <w:abstractNumId w:val="9"/>
  </w:num>
  <w:num w:numId="9">
    <w:abstractNumId w:val="30"/>
  </w:num>
  <w:num w:numId="10">
    <w:abstractNumId w:val="22"/>
  </w:num>
  <w:num w:numId="11">
    <w:abstractNumId w:val="17"/>
  </w:num>
  <w:num w:numId="12">
    <w:abstractNumId w:val="19"/>
  </w:num>
  <w:num w:numId="13">
    <w:abstractNumId w:val="37"/>
  </w:num>
  <w:num w:numId="14">
    <w:abstractNumId w:val="6"/>
  </w:num>
  <w:num w:numId="15">
    <w:abstractNumId w:val="15"/>
  </w:num>
  <w:num w:numId="16">
    <w:abstractNumId w:val="38"/>
  </w:num>
  <w:num w:numId="17">
    <w:abstractNumId w:val="16"/>
  </w:num>
  <w:num w:numId="18">
    <w:abstractNumId w:val="29"/>
    <w:lvlOverride w:ilvl="0">
      <w:startOverride w:val="1"/>
    </w:lvlOverride>
  </w:num>
  <w:num w:numId="19">
    <w:abstractNumId w:val="29"/>
    <w:lvlOverride w:ilvl="0">
      <w:startOverride w:val="2"/>
    </w:lvlOverride>
  </w:num>
  <w:num w:numId="20">
    <w:abstractNumId w:val="29"/>
    <w:lvlOverride w:ilvl="0">
      <w:startOverride w:val="3"/>
    </w:lvlOverride>
  </w:num>
  <w:num w:numId="21">
    <w:abstractNumId w:val="29"/>
    <w:lvlOverride w:ilvl="0">
      <w:startOverride w:val="4"/>
    </w:lvlOverride>
  </w:num>
  <w:num w:numId="22">
    <w:abstractNumId w:val="20"/>
  </w:num>
  <w:num w:numId="23">
    <w:abstractNumId w:val="18"/>
  </w:num>
  <w:num w:numId="24">
    <w:abstractNumId w:val="36"/>
  </w:num>
  <w:num w:numId="25">
    <w:abstractNumId w:val="28"/>
  </w:num>
  <w:num w:numId="26">
    <w:abstractNumId w:val="4"/>
  </w:num>
  <w:num w:numId="27">
    <w:abstractNumId w:val="23"/>
  </w:num>
  <w:num w:numId="28">
    <w:abstractNumId w:val="32"/>
  </w:num>
  <w:num w:numId="29">
    <w:abstractNumId w:val="34"/>
    <w:lvlOverride w:ilvl="0">
      <w:startOverride w:val="1"/>
    </w:lvlOverride>
  </w:num>
  <w:num w:numId="30">
    <w:abstractNumId w:val="34"/>
    <w:lvlOverride w:ilvl="0">
      <w:startOverride w:val="2"/>
    </w:lvlOverride>
  </w:num>
  <w:num w:numId="31">
    <w:abstractNumId w:val="34"/>
    <w:lvlOverride w:ilvl="0">
      <w:startOverride w:val="3"/>
    </w:lvlOverride>
  </w:num>
  <w:num w:numId="32">
    <w:abstractNumId w:val="11"/>
  </w:num>
  <w:num w:numId="33">
    <w:abstractNumId w:val="21"/>
  </w:num>
  <w:num w:numId="34">
    <w:abstractNumId w:val="3"/>
  </w:num>
  <w:num w:numId="35">
    <w:abstractNumId w:val="26"/>
  </w:num>
  <w:num w:numId="36">
    <w:abstractNumId w:val="1"/>
  </w:num>
  <w:num w:numId="37">
    <w:abstractNumId w:val="24"/>
  </w:num>
  <w:num w:numId="38">
    <w:abstractNumId w:val="2"/>
  </w:num>
  <w:num w:numId="39">
    <w:abstractNumId w:val="0"/>
  </w:num>
  <w:num w:numId="40">
    <w:abstractNumId w:val="33"/>
  </w:num>
  <w:num w:numId="41">
    <w:abstractNumId w:val="14"/>
  </w:num>
  <w:num w:numId="42">
    <w:abstractNumId w:val="31"/>
  </w:num>
  <w:num w:numId="43">
    <w:abstractNumId w:val="5"/>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izan Alam">
    <w15:presenceInfo w15:providerId="Windows Live" w15:userId="2510d9b68cb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20845"/>
    <w:rsid w:val="0002309A"/>
    <w:rsid w:val="00026C92"/>
    <w:rsid w:val="00040B56"/>
    <w:rsid w:val="000429D8"/>
    <w:rsid w:val="0005457F"/>
    <w:rsid w:val="00056915"/>
    <w:rsid w:val="00056B6E"/>
    <w:rsid w:val="000A2955"/>
    <w:rsid w:val="000B38A5"/>
    <w:rsid w:val="000B56E4"/>
    <w:rsid w:val="00100515"/>
    <w:rsid w:val="00106D39"/>
    <w:rsid w:val="00121A9F"/>
    <w:rsid w:val="001252A6"/>
    <w:rsid w:val="001267EE"/>
    <w:rsid w:val="00162CD8"/>
    <w:rsid w:val="00164646"/>
    <w:rsid w:val="00165819"/>
    <w:rsid w:val="00165DB3"/>
    <w:rsid w:val="00166AAC"/>
    <w:rsid w:val="001732F2"/>
    <w:rsid w:val="00173BBE"/>
    <w:rsid w:val="00174D55"/>
    <w:rsid w:val="001821D6"/>
    <w:rsid w:val="00193CC4"/>
    <w:rsid w:val="00194C9C"/>
    <w:rsid w:val="001A1436"/>
    <w:rsid w:val="001B5FCF"/>
    <w:rsid w:val="001C070A"/>
    <w:rsid w:val="001C1625"/>
    <w:rsid w:val="001C7DEB"/>
    <w:rsid w:val="001D2E04"/>
    <w:rsid w:val="001D64C4"/>
    <w:rsid w:val="001F7903"/>
    <w:rsid w:val="002010EF"/>
    <w:rsid w:val="00205D5D"/>
    <w:rsid w:val="00212F8A"/>
    <w:rsid w:val="002201A6"/>
    <w:rsid w:val="0023594E"/>
    <w:rsid w:val="00244868"/>
    <w:rsid w:val="00247AA4"/>
    <w:rsid w:val="00253A25"/>
    <w:rsid w:val="00257BB1"/>
    <w:rsid w:val="0027719F"/>
    <w:rsid w:val="00291820"/>
    <w:rsid w:val="002A732A"/>
    <w:rsid w:val="002B0E42"/>
    <w:rsid w:val="002B7249"/>
    <w:rsid w:val="002D0F19"/>
    <w:rsid w:val="002D5B8B"/>
    <w:rsid w:val="002D6311"/>
    <w:rsid w:val="00302BA9"/>
    <w:rsid w:val="00307786"/>
    <w:rsid w:val="00312BEF"/>
    <w:rsid w:val="00317E69"/>
    <w:rsid w:val="00335D56"/>
    <w:rsid w:val="0035533B"/>
    <w:rsid w:val="0035659D"/>
    <w:rsid w:val="00357DF4"/>
    <w:rsid w:val="00380CD9"/>
    <w:rsid w:val="0038232D"/>
    <w:rsid w:val="00383C47"/>
    <w:rsid w:val="00385256"/>
    <w:rsid w:val="003B0F81"/>
    <w:rsid w:val="003D5C3B"/>
    <w:rsid w:val="00420498"/>
    <w:rsid w:val="00431949"/>
    <w:rsid w:val="00442AF7"/>
    <w:rsid w:val="004515D1"/>
    <w:rsid w:val="00453893"/>
    <w:rsid w:val="0045399F"/>
    <w:rsid w:val="004C281E"/>
    <w:rsid w:val="004C65F2"/>
    <w:rsid w:val="004D54D8"/>
    <w:rsid w:val="004E1615"/>
    <w:rsid w:val="004E73E1"/>
    <w:rsid w:val="004F7E8D"/>
    <w:rsid w:val="005054C8"/>
    <w:rsid w:val="005111C3"/>
    <w:rsid w:val="00531B1C"/>
    <w:rsid w:val="00537177"/>
    <w:rsid w:val="00541FEA"/>
    <w:rsid w:val="00564E06"/>
    <w:rsid w:val="0057497C"/>
    <w:rsid w:val="005A652E"/>
    <w:rsid w:val="005A6572"/>
    <w:rsid w:val="005B3E23"/>
    <w:rsid w:val="005D262D"/>
    <w:rsid w:val="005E5A0F"/>
    <w:rsid w:val="00603BDE"/>
    <w:rsid w:val="00615D23"/>
    <w:rsid w:val="00617E1A"/>
    <w:rsid w:val="006266C1"/>
    <w:rsid w:val="00631646"/>
    <w:rsid w:val="006358D7"/>
    <w:rsid w:val="006365E0"/>
    <w:rsid w:val="006511DD"/>
    <w:rsid w:val="00660FBF"/>
    <w:rsid w:val="00662223"/>
    <w:rsid w:val="00671188"/>
    <w:rsid w:val="0068078F"/>
    <w:rsid w:val="00691D12"/>
    <w:rsid w:val="00694CE8"/>
    <w:rsid w:val="006A18C9"/>
    <w:rsid w:val="006B5ED3"/>
    <w:rsid w:val="00701032"/>
    <w:rsid w:val="007012EF"/>
    <w:rsid w:val="0070343A"/>
    <w:rsid w:val="007037DF"/>
    <w:rsid w:val="00706B06"/>
    <w:rsid w:val="00717338"/>
    <w:rsid w:val="00722DB9"/>
    <w:rsid w:val="00732DD1"/>
    <w:rsid w:val="00736CEC"/>
    <w:rsid w:val="00743D61"/>
    <w:rsid w:val="00746989"/>
    <w:rsid w:val="007542D4"/>
    <w:rsid w:val="0075521E"/>
    <w:rsid w:val="007772E1"/>
    <w:rsid w:val="007A1CAB"/>
    <w:rsid w:val="007A3773"/>
    <w:rsid w:val="007A6E70"/>
    <w:rsid w:val="007C00F2"/>
    <w:rsid w:val="007C1A50"/>
    <w:rsid w:val="007C4290"/>
    <w:rsid w:val="007D75B2"/>
    <w:rsid w:val="007E62F2"/>
    <w:rsid w:val="007F075F"/>
    <w:rsid w:val="007F3970"/>
    <w:rsid w:val="00801347"/>
    <w:rsid w:val="00803F85"/>
    <w:rsid w:val="00824B62"/>
    <w:rsid w:val="00825683"/>
    <w:rsid w:val="008336C9"/>
    <w:rsid w:val="008418B6"/>
    <w:rsid w:val="00852396"/>
    <w:rsid w:val="00874FEB"/>
    <w:rsid w:val="00896D4A"/>
    <w:rsid w:val="008A5684"/>
    <w:rsid w:val="008D2464"/>
    <w:rsid w:val="008D75DD"/>
    <w:rsid w:val="008E7EC3"/>
    <w:rsid w:val="00924FF6"/>
    <w:rsid w:val="009352B2"/>
    <w:rsid w:val="009414C7"/>
    <w:rsid w:val="009829D9"/>
    <w:rsid w:val="009833C6"/>
    <w:rsid w:val="00993F3C"/>
    <w:rsid w:val="0099673D"/>
    <w:rsid w:val="009A01C1"/>
    <w:rsid w:val="009E11C2"/>
    <w:rsid w:val="009F193D"/>
    <w:rsid w:val="00A008B1"/>
    <w:rsid w:val="00A0473A"/>
    <w:rsid w:val="00A1559B"/>
    <w:rsid w:val="00A16CEE"/>
    <w:rsid w:val="00A47AEA"/>
    <w:rsid w:val="00A51D6A"/>
    <w:rsid w:val="00A547CD"/>
    <w:rsid w:val="00A67F18"/>
    <w:rsid w:val="00A857A6"/>
    <w:rsid w:val="00A91FE0"/>
    <w:rsid w:val="00AA1DCC"/>
    <w:rsid w:val="00AB764F"/>
    <w:rsid w:val="00AD0AC5"/>
    <w:rsid w:val="00AD3F5E"/>
    <w:rsid w:val="00AE251D"/>
    <w:rsid w:val="00B11B6B"/>
    <w:rsid w:val="00B1316C"/>
    <w:rsid w:val="00B209FD"/>
    <w:rsid w:val="00B60591"/>
    <w:rsid w:val="00B643A6"/>
    <w:rsid w:val="00B7286A"/>
    <w:rsid w:val="00B73029"/>
    <w:rsid w:val="00B80637"/>
    <w:rsid w:val="00B811C3"/>
    <w:rsid w:val="00B81670"/>
    <w:rsid w:val="00BB34E2"/>
    <w:rsid w:val="00BB729C"/>
    <w:rsid w:val="00BC6150"/>
    <w:rsid w:val="00BD007B"/>
    <w:rsid w:val="00BE371C"/>
    <w:rsid w:val="00BE3D03"/>
    <w:rsid w:val="00BE6513"/>
    <w:rsid w:val="00BF0F67"/>
    <w:rsid w:val="00C04CC3"/>
    <w:rsid w:val="00C056E9"/>
    <w:rsid w:val="00C11219"/>
    <w:rsid w:val="00C127DB"/>
    <w:rsid w:val="00C20A03"/>
    <w:rsid w:val="00C35B5F"/>
    <w:rsid w:val="00C401FA"/>
    <w:rsid w:val="00C43BD1"/>
    <w:rsid w:val="00C465F2"/>
    <w:rsid w:val="00C5015D"/>
    <w:rsid w:val="00C5403A"/>
    <w:rsid w:val="00C647DD"/>
    <w:rsid w:val="00C65B3E"/>
    <w:rsid w:val="00C87AD7"/>
    <w:rsid w:val="00C910F5"/>
    <w:rsid w:val="00C9118E"/>
    <w:rsid w:val="00C930AC"/>
    <w:rsid w:val="00C952F9"/>
    <w:rsid w:val="00CA56DA"/>
    <w:rsid w:val="00CB3EBB"/>
    <w:rsid w:val="00CD4ECA"/>
    <w:rsid w:val="00CE55C5"/>
    <w:rsid w:val="00CF13D5"/>
    <w:rsid w:val="00D014CD"/>
    <w:rsid w:val="00D10EB6"/>
    <w:rsid w:val="00D2051F"/>
    <w:rsid w:val="00D23144"/>
    <w:rsid w:val="00D33DE6"/>
    <w:rsid w:val="00D34365"/>
    <w:rsid w:val="00D37F4F"/>
    <w:rsid w:val="00D4390D"/>
    <w:rsid w:val="00D55993"/>
    <w:rsid w:val="00D859CD"/>
    <w:rsid w:val="00D87E14"/>
    <w:rsid w:val="00DA21F0"/>
    <w:rsid w:val="00DA7950"/>
    <w:rsid w:val="00DB738C"/>
    <w:rsid w:val="00DC054C"/>
    <w:rsid w:val="00DF3784"/>
    <w:rsid w:val="00DF67A7"/>
    <w:rsid w:val="00E04F58"/>
    <w:rsid w:val="00E1255A"/>
    <w:rsid w:val="00E4673A"/>
    <w:rsid w:val="00E512E2"/>
    <w:rsid w:val="00E578DF"/>
    <w:rsid w:val="00E64C58"/>
    <w:rsid w:val="00E72B33"/>
    <w:rsid w:val="00E73BD2"/>
    <w:rsid w:val="00E75A5A"/>
    <w:rsid w:val="00E77062"/>
    <w:rsid w:val="00E8155F"/>
    <w:rsid w:val="00EA24E6"/>
    <w:rsid w:val="00EA30CF"/>
    <w:rsid w:val="00EB1EC4"/>
    <w:rsid w:val="00ED05F1"/>
    <w:rsid w:val="00EE13D3"/>
    <w:rsid w:val="00EF1E70"/>
    <w:rsid w:val="00EF72F6"/>
    <w:rsid w:val="00F05AF0"/>
    <w:rsid w:val="00F158E5"/>
    <w:rsid w:val="00F240D3"/>
    <w:rsid w:val="00F26029"/>
    <w:rsid w:val="00F27649"/>
    <w:rsid w:val="00F303AE"/>
    <w:rsid w:val="00F50326"/>
    <w:rsid w:val="00F72FC6"/>
    <w:rsid w:val="00F85221"/>
    <w:rsid w:val="00FB19AF"/>
    <w:rsid w:val="00FB369D"/>
    <w:rsid w:val="00FB4F0F"/>
    <w:rsid w:val="00FB6D4D"/>
    <w:rsid w:val="00FC2278"/>
    <w:rsid w:val="00FC36E0"/>
    <w:rsid w:val="00FE0E65"/>
    <w:rsid w:val="00FE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D5"/>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Change w:id="0" w:author="Faizan Alam" w:date="2025-10-24T00:54:00Z">
        <w:pPr>
          <w:keepNext/>
          <w:keepLines/>
          <w:spacing w:before="40" w:line="259" w:lineRule="auto"/>
          <w:outlineLvl w:val="1"/>
        </w:pPr>
      </w:pPrChange>
    </w:pPr>
    <w:rPr>
      <w:rFonts w:eastAsiaTheme="majorEastAsia" w:cstheme="majorBidi"/>
      <w:b/>
      <w:color w:val="000000" w:themeColor="text1"/>
      <w:sz w:val="30"/>
      <w:szCs w:val="26"/>
      <w:rPrChange w:id="0" w:author="Faizan Alam" w:date="2025-10-24T00:54:00Z">
        <w:rPr>
          <w:rFonts w:asciiTheme="majorHAnsi" w:eastAsiaTheme="majorEastAsia" w:hAnsiTheme="majorHAnsi" w:cstheme="majorBidi"/>
          <w:color w:val="000000" w:themeColor="text1"/>
          <w:sz w:val="26"/>
          <w:szCs w:val="26"/>
          <w:lang w:val="en-US" w:eastAsia="en-US" w:bidi="ar-SA"/>
        </w:rPr>
      </w:rPrChange>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19AF"/>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CA56DA"/>
    <w:rPr>
      <w:color w:val="605E5C"/>
      <w:shd w:val="clear" w:color="auto" w:fill="E1DFDD"/>
    </w:rPr>
  </w:style>
  <w:style w:type="paragraph" w:styleId="Revision">
    <w:name w:val="Revision"/>
    <w:hidden/>
    <w:uiPriority w:val="99"/>
    <w:semiHidden/>
    <w:rsid w:val="00CA56DA"/>
    <w:pPr>
      <w:spacing w:after="0" w:line="240" w:lineRule="auto"/>
    </w:pPr>
    <w:rPr>
      <w:sz w:val="28"/>
    </w:rPr>
  </w:style>
  <w:style w:type="paragraph" w:styleId="TOC2">
    <w:name w:val="toc 2"/>
    <w:basedOn w:val="Normal"/>
    <w:next w:val="Normal"/>
    <w:autoRedefine/>
    <w:uiPriority w:val="39"/>
    <w:unhideWhenUsed/>
    <w:rsid w:val="00D5599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8515</Words>
  <Characters>43688</Characters>
  <Application>Microsoft Office Word</Application>
  <DocSecurity>0</DocSecurity>
  <Lines>1213</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8</cp:revision>
  <dcterms:created xsi:type="dcterms:W3CDTF">2025-10-22T21:00:00Z</dcterms:created>
  <dcterms:modified xsi:type="dcterms:W3CDTF">2025-10-24T16:58:00Z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